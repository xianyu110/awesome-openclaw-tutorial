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E9B7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一本书玩转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：最全面的中文教程大纲</w:t>
      </w:r>
    </w:p>
    <w:p w14:paraId="19E00001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更新时间：2026年2月10日</w:t>
      </w:r>
    </w:p>
    <w:p w14:paraId="416CD6C4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07780415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教程信息</w:t>
      </w:r>
    </w:p>
    <w:p w14:paraId="22415C2B" w14:textId="1EE3F1A8" w:rsidR="007D3052" w:rsidRDefault="007D3052" w:rsidP="007D3052">
      <w:pPr>
        <w:rPr>
          <w:rFonts w:hint="eastAsia"/>
        </w:rPr>
      </w:pPr>
      <w:r>
        <w:rPr>
          <w:rFonts w:hint="eastAsia"/>
        </w:rPr>
        <w:t>名称：一本书玩转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：最全面的中文教程</w:t>
      </w:r>
    </w:p>
    <w:p w14:paraId="40799C7C" w14:textId="749F9100" w:rsidR="007D3052" w:rsidRDefault="007D3052" w:rsidP="007D3052">
      <w:pPr>
        <w:rPr>
          <w:rFonts w:hint="eastAsia"/>
        </w:rPr>
      </w:pPr>
      <w:r>
        <w:rPr>
          <w:rFonts w:hint="eastAsia"/>
        </w:rPr>
        <w:t>副标题：涵盖安装、配置、实战案例</w:t>
      </w:r>
      <w:proofErr w:type="gramStart"/>
      <w:r>
        <w:rPr>
          <w:rFonts w:hint="eastAsia"/>
        </w:rPr>
        <w:t>和避坑指南</w:t>
      </w:r>
      <w:proofErr w:type="gramEnd"/>
    </w:p>
    <w:p w14:paraId="14752A19" w14:textId="6B711238" w:rsidR="007D3052" w:rsidRDefault="007D3052" w:rsidP="007D3052">
      <w:pPr>
        <w:rPr>
          <w:rFonts w:hint="eastAsia"/>
        </w:rPr>
      </w:pPr>
      <w:r>
        <w:rPr>
          <w:rFonts w:hint="eastAsia"/>
        </w:rPr>
        <w:t>总字数：275,000字</w:t>
      </w:r>
    </w:p>
    <w:p w14:paraId="6DDCCDE2" w14:textId="5FA88705" w:rsidR="007D3052" w:rsidRDefault="007D3052" w:rsidP="007D3052">
      <w:pPr>
        <w:rPr>
          <w:rFonts w:hint="eastAsia"/>
        </w:rPr>
      </w:pPr>
      <w:r>
        <w:rPr>
          <w:rFonts w:hint="eastAsia"/>
        </w:rPr>
        <w:t>总章节：16章 + 4个附录</w:t>
      </w:r>
    </w:p>
    <w:p w14:paraId="4AD337E9" w14:textId="36E2EF03" w:rsidR="007D3052" w:rsidRDefault="007D3052" w:rsidP="007D3052">
      <w:pPr>
        <w:rPr>
          <w:rFonts w:hint="eastAsia"/>
        </w:rPr>
      </w:pPr>
      <w:r>
        <w:rPr>
          <w:rFonts w:hint="eastAsia"/>
        </w:rPr>
        <w:t>实战案例：60+个</w:t>
      </w:r>
    </w:p>
    <w:p w14:paraId="2414B333" w14:textId="58222AD8" w:rsidR="007D3052" w:rsidRDefault="007D3052" w:rsidP="007D3052">
      <w:pPr>
        <w:rPr>
          <w:rFonts w:hint="eastAsia"/>
        </w:rPr>
      </w:pPr>
      <w:r>
        <w:rPr>
          <w:rFonts w:hint="eastAsia"/>
        </w:rPr>
        <w:t>配套资源：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官方视频教程</w:t>
      </w:r>
    </w:p>
    <w:p w14:paraId="492B5EEE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1FE59B2B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完整目录结构</w:t>
      </w:r>
    </w:p>
    <w:p w14:paraId="467E77C5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第一部分：基础入门（3章，30,000字）</w:t>
      </w:r>
    </w:p>
    <w:p w14:paraId="7CC58E6A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</w:t>
      </w:r>
      <w:r>
        <w:t>1章 认识</w:t>
      </w:r>
      <w:proofErr w:type="spellStart"/>
      <w:r>
        <w:t>OpenClaw</w:t>
      </w:r>
      <w:proofErr w:type="spellEnd"/>
      <w:r>
        <w:t>（8,000字）</w:t>
      </w:r>
      <w:r>
        <w:rPr>
          <w:rFonts w:ascii="Segoe UI Emoji" w:hAnsi="Segoe UI Emoji" w:cs="Segoe UI Emoji"/>
        </w:rPr>
        <w:t>✅</w:t>
      </w:r>
    </w:p>
    <w:p w14:paraId="41F56E25" w14:textId="745FE6B6" w:rsidR="007D3052" w:rsidRDefault="007D3052" w:rsidP="007D3052">
      <w:pPr>
        <w:rPr>
          <w:rFonts w:hint="eastAsia"/>
        </w:rPr>
      </w:pPr>
      <w:r>
        <w:rPr>
          <w:rFonts w:hint="eastAsia"/>
        </w:rPr>
        <w:t>1.1 什么是</w:t>
      </w:r>
      <w:proofErr w:type="spellStart"/>
      <w:r>
        <w:rPr>
          <w:rFonts w:hint="eastAsia"/>
        </w:rPr>
        <w:t>OpenClaw</w:t>
      </w:r>
      <w:proofErr w:type="spellEnd"/>
    </w:p>
    <w:p w14:paraId="7F8F622C" w14:textId="3E60C640" w:rsidR="007D3052" w:rsidRDefault="007D3052" w:rsidP="007D3052">
      <w:pPr>
        <w:rPr>
          <w:rFonts w:hint="eastAsia"/>
        </w:rPr>
      </w:pPr>
      <w:r>
        <w:rPr>
          <w:rFonts w:hint="eastAsia"/>
        </w:rPr>
        <w:t xml:space="preserve">1.2 </w:t>
      </w:r>
      <w:proofErr w:type="spellStart"/>
      <w:ins w:id="0" w:author="憬 黄" w:date="2026-02-10T13:38:00Z" w16du:dateUtc="2026-02-10T05:38:00Z">
        <w:r w:rsidR="007318CC">
          <w:rPr>
            <w:rFonts w:hint="eastAsia"/>
          </w:rPr>
          <w:t>OpenClaw</w:t>
        </w:r>
        <w:proofErr w:type="spellEnd"/>
        <w:r w:rsidR="007318CC">
          <w:rPr>
            <w:rFonts w:hint="eastAsia"/>
          </w:rPr>
          <w:t>的</w:t>
        </w:r>
      </w:ins>
      <w:r>
        <w:rPr>
          <w:rFonts w:hint="eastAsia"/>
        </w:rPr>
        <w:t>核心优势</w:t>
      </w:r>
    </w:p>
    <w:p w14:paraId="3AB61EEE" w14:textId="6DC7C193" w:rsidR="007D3052" w:rsidRDefault="007D3052" w:rsidP="007D3052">
      <w:pPr>
        <w:rPr>
          <w:rFonts w:hint="eastAsia"/>
        </w:rPr>
      </w:pPr>
      <w:r>
        <w:rPr>
          <w:rFonts w:hint="eastAsia"/>
        </w:rPr>
        <w:t xml:space="preserve">1.3 </w:t>
      </w:r>
      <w:proofErr w:type="spellStart"/>
      <w:ins w:id="1" w:author="憬 黄" w:date="2026-02-10T13:38:00Z" w16du:dateUtc="2026-02-10T05:38:00Z">
        <w:r w:rsidR="007318CC">
          <w:rPr>
            <w:rFonts w:hint="eastAsia"/>
          </w:rPr>
          <w:t>OpenClaw</w:t>
        </w:r>
      </w:ins>
      <w:proofErr w:type="spellEnd"/>
      <w:r>
        <w:rPr>
          <w:rFonts w:hint="eastAsia"/>
        </w:rPr>
        <w:t>与其他AI助手</w:t>
      </w:r>
      <w:ins w:id="2" w:author="憬 黄" w:date="2026-02-11T10:09:00Z" w16du:dateUtc="2026-02-11T02:09:00Z">
        <w:r w:rsidR="002E212A">
          <w:rPr>
            <w:rFonts w:hint="eastAsia"/>
          </w:rPr>
          <w:t>的</w:t>
        </w:r>
      </w:ins>
      <w:r>
        <w:rPr>
          <w:rFonts w:hint="eastAsia"/>
        </w:rPr>
        <w:t>对比</w:t>
      </w:r>
    </w:p>
    <w:p w14:paraId="77CD6E7E" w14:textId="54B6BB88" w:rsidR="007D3052" w:rsidRDefault="007D3052" w:rsidP="007D3052">
      <w:pPr>
        <w:rPr>
          <w:rFonts w:hint="eastAsia"/>
        </w:rPr>
      </w:pPr>
      <w:r>
        <w:rPr>
          <w:rFonts w:hint="eastAsia"/>
        </w:rPr>
        <w:t xml:space="preserve">1.4 </w:t>
      </w:r>
      <w:proofErr w:type="spellStart"/>
      <w:ins w:id="3" w:author="憬 黄" w:date="2026-02-10T13:38:00Z" w16du:dateUtc="2026-02-10T05:38:00Z">
        <w:r w:rsidR="007318CC">
          <w:rPr>
            <w:rFonts w:hint="eastAsia"/>
          </w:rPr>
          <w:t>OpenClaw</w:t>
        </w:r>
      </w:ins>
      <w:proofErr w:type="spellEnd"/>
      <w:r>
        <w:rPr>
          <w:rFonts w:hint="eastAsia"/>
        </w:rPr>
        <w:t>适用场景分析</w:t>
      </w:r>
    </w:p>
    <w:p w14:paraId="1F14D668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</w:t>
      </w:r>
      <w:r>
        <w:t>2章 环境搭建（12,000字）</w:t>
      </w:r>
      <w:r>
        <w:rPr>
          <w:rFonts w:ascii="Segoe UI Emoji" w:hAnsi="Segoe UI Emoji" w:cs="Segoe UI Emoji"/>
        </w:rPr>
        <w:t>✅</w:t>
      </w:r>
    </w:p>
    <w:p w14:paraId="7D72065B" w14:textId="73F28C22" w:rsidR="007D3052" w:rsidRDefault="007D3052" w:rsidP="007D3052">
      <w:pPr>
        <w:rPr>
          <w:rFonts w:hint="eastAsia"/>
        </w:rPr>
      </w:pPr>
      <w:r>
        <w:rPr>
          <w:rFonts w:hint="eastAsia"/>
        </w:rPr>
        <w:t xml:space="preserve">2.1 </w:t>
      </w:r>
      <w:ins w:id="4" w:author="憬 黄" w:date="2026-02-10T13:42:00Z" w16du:dateUtc="2026-02-10T05:42:00Z">
        <w:r w:rsidR="007318CC">
          <w:rPr>
            <w:rFonts w:hint="eastAsia"/>
          </w:rPr>
          <w:t>运行环境与</w:t>
        </w:r>
      </w:ins>
      <w:r>
        <w:rPr>
          <w:rFonts w:hint="eastAsia"/>
        </w:rPr>
        <w:t>系统</w:t>
      </w:r>
      <w:ins w:id="5" w:author="憬 黄" w:date="2026-02-10T13:42:00Z" w16du:dateUtc="2026-02-10T05:42:00Z">
        <w:r w:rsidR="007318CC">
          <w:rPr>
            <w:rFonts w:hint="eastAsia"/>
          </w:rPr>
          <w:t>配置</w:t>
        </w:r>
      </w:ins>
      <w:r>
        <w:rPr>
          <w:rFonts w:hint="eastAsia"/>
        </w:rPr>
        <w:t>要求</w:t>
      </w:r>
    </w:p>
    <w:p w14:paraId="1A6AC234" w14:textId="6B2E9BCA" w:rsidR="007D3052" w:rsidRDefault="007D3052" w:rsidP="007D3052">
      <w:pPr>
        <w:rPr>
          <w:rFonts w:hint="eastAsia"/>
        </w:rPr>
      </w:pPr>
      <w:r>
        <w:t>2.2 云端一键部署（推荐）</w:t>
      </w:r>
      <w:r>
        <w:rPr>
          <w:rFonts w:ascii="Segoe UI Emoji" w:hAnsi="Segoe UI Emoji" w:cs="Segoe UI Emoji"/>
        </w:rPr>
        <w:t>⭐</w:t>
      </w:r>
    </w:p>
    <w:p w14:paraId="0CA90329" w14:textId="77777777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2.2.1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Lighthouse部署</w:t>
      </w:r>
    </w:p>
    <w:p w14:paraId="4AEAED32" w14:textId="77777777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2.2.2火山引擎部署</w:t>
      </w:r>
    </w:p>
    <w:p w14:paraId="319A84EF" w14:textId="77777777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2.2.3配套视频教程</w:t>
      </w:r>
    </w:p>
    <w:p w14:paraId="0FEAA2A3" w14:textId="189F0D02" w:rsidR="007D3052" w:rsidRDefault="007D3052" w:rsidP="007D3052">
      <w:pPr>
        <w:rPr>
          <w:rFonts w:hint="eastAsia"/>
        </w:rPr>
      </w:pPr>
      <w:r>
        <w:rPr>
          <w:rFonts w:hint="eastAsia"/>
        </w:rPr>
        <w:t>2.3 本地安装教程</w:t>
      </w:r>
    </w:p>
    <w:p w14:paraId="376E0A94" w14:textId="3BF072AB" w:rsidR="007D3052" w:rsidRDefault="007D3052" w:rsidP="007D3052">
      <w:pPr>
        <w:rPr>
          <w:rFonts w:hint="eastAsia"/>
        </w:rPr>
      </w:pPr>
      <w:r>
        <w:rPr>
          <w:rFonts w:hint="eastAsia"/>
        </w:rPr>
        <w:lastRenderedPageBreak/>
        <w:t>2.4 API配置指南（</w:t>
      </w:r>
      <w:ins w:id="6" w:author="憬 黄" w:date="2026-02-10T13:38:00Z" w16du:dateUtc="2026-02-10T05:38:00Z">
        <w:r w:rsidR="007318CC">
          <w:rPr>
            <w:rFonts w:hint="eastAsia"/>
          </w:rPr>
          <w:t>以</w:t>
        </w:r>
      </w:ins>
      <w:r>
        <w:rPr>
          <w:rFonts w:hint="eastAsia"/>
        </w:rPr>
        <w:t>国产大模型为主）</w:t>
      </w:r>
    </w:p>
    <w:p w14:paraId="13988E8F" w14:textId="7C2EB3EF" w:rsidR="007D3052" w:rsidRDefault="007D3052" w:rsidP="007D3052">
      <w:pPr>
        <w:rPr>
          <w:rFonts w:hint="eastAsia"/>
        </w:rPr>
      </w:pPr>
      <w:r>
        <w:rPr>
          <w:rFonts w:hint="eastAsia"/>
        </w:rPr>
        <w:t>2.5 常见问题解决</w:t>
      </w:r>
    </w:p>
    <w:p w14:paraId="5EA1BFAA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</w:t>
      </w:r>
      <w:r>
        <w:t>3章 快速上手（10,000字）</w:t>
      </w:r>
      <w:r>
        <w:rPr>
          <w:rFonts w:ascii="Segoe UI Emoji" w:hAnsi="Segoe UI Emoji" w:cs="Segoe UI Emoji"/>
        </w:rPr>
        <w:t>✅</w:t>
      </w:r>
    </w:p>
    <w:p w14:paraId="7E42D40A" w14:textId="43CC48D7" w:rsidR="007D3052" w:rsidRDefault="007D3052" w:rsidP="007D3052">
      <w:pPr>
        <w:rPr>
          <w:rFonts w:hint="eastAsia"/>
        </w:rPr>
      </w:pPr>
      <w:r>
        <w:rPr>
          <w:rFonts w:hint="eastAsia"/>
        </w:rPr>
        <w:t>3.1 第一次对话</w:t>
      </w:r>
    </w:p>
    <w:p w14:paraId="64CD8A6D" w14:textId="6F9FEAB6" w:rsidR="007D3052" w:rsidRDefault="007D3052" w:rsidP="007D3052">
      <w:pPr>
        <w:rPr>
          <w:rFonts w:hint="eastAsia"/>
        </w:rPr>
      </w:pPr>
      <w:r>
        <w:rPr>
          <w:rFonts w:hint="eastAsia"/>
        </w:rPr>
        <w:t>3.2 基本命令使用</w:t>
      </w:r>
    </w:p>
    <w:p w14:paraId="3C446F1C" w14:textId="3DFC1D20" w:rsidR="007D3052" w:rsidRDefault="007D3052" w:rsidP="007D3052">
      <w:pPr>
        <w:rPr>
          <w:rFonts w:hint="eastAsia"/>
        </w:rPr>
      </w:pPr>
      <w:r>
        <w:rPr>
          <w:rFonts w:hint="eastAsia"/>
        </w:rPr>
        <w:t>3.3 人设配置技巧（Persona）</w:t>
      </w:r>
    </w:p>
    <w:p w14:paraId="28675426" w14:textId="7CCC0F22" w:rsidR="007D3052" w:rsidRDefault="007D3052" w:rsidP="007D3052">
      <w:pPr>
        <w:rPr>
          <w:rFonts w:hint="eastAsia"/>
        </w:rPr>
      </w:pPr>
      <w:r>
        <w:rPr>
          <w:rFonts w:hint="eastAsia"/>
        </w:rPr>
        <w:t>3.4 模型选择指南</w:t>
      </w:r>
    </w:p>
    <w:p w14:paraId="1F13FA84" w14:textId="1BC86A04" w:rsidR="007D3052" w:rsidRDefault="007D3052" w:rsidP="007D3052">
      <w:pPr>
        <w:rPr>
          <w:rFonts w:hint="eastAsia"/>
        </w:rPr>
      </w:pPr>
      <w:r>
        <w:rPr>
          <w:rFonts w:hint="eastAsia"/>
        </w:rPr>
        <w:t>3.5 实战案例</w:t>
      </w:r>
      <w:ins w:id="7" w:author="憬 黄" w:date="2026-02-10T13:39:00Z" w16du:dateUtc="2026-02-10T05:39:00Z">
        <w:r w:rsidR="007318CC">
          <w:rPr>
            <w:rFonts w:hint="eastAsia"/>
          </w:rPr>
          <w:t>：</w:t>
        </w:r>
        <w:proofErr w:type="spellStart"/>
        <w:r w:rsidR="007318CC">
          <w:rPr>
            <w:rFonts w:hint="eastAsia"/>
          </w:rPr>
          <w:t>xxxx</w:t>
        </w:r>
      </w:ins>
      <w:proofErr w:type="spellEnd"/>
      <w:ins w:id="8" w:author="憬 黄" w:date="2026-02-10T14:27:00Z" w16du:dateUtc="2026-02-10T06:27:00Z">
        <w:r w:rsidR="00F54E8B">
          <w:rPr>
            <w:rFonts w:hint="eastAsia"/>
          </w:rPr>
          <w:t>（请补充完整）</w:t>
        </w:r>
      </w:ins>
    </w:p>
    <w:p w14:paraId="5C7E6315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77AC0141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第二部分：核心功能（4章，60,000字）</w:t>
      </w:r>
    </w:p>
    <w:p w14:paraId="1CB918A5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</w:t>
      </w:r>
      <w:r>
        <w:t>4章 本地文件管理（15,000字）</w:t>
      </w:r>
      <w:r>
        <w:rPr>
          <w:rFonts w:ascii="Segoe UI Emoji" w:hAnsi="Segoe UI Emoji" w:cs="Segoe UI Emoji"/>
        </w:rPr>
        <w:t>✅</w:t>
      </w:r>
    </w:p>
    <w:p w14:paraId="03F33980" w14:textId="25F38384" w:rsidR="007D3052" w:rsidRDefault="007D3052" w:rsidP="007D3052">
      <w:pPr>
        <w:rPr>
          <w:rFonts w:hint="eastAsia"/>
        </w:rPr>
      </w:pPr>
      <w:r>
        <w:rPr>
          <w:rFonts w:hint="eastAsia"/>
        </w:rPr>
        <w:t>4.1 智能文件搜索</w:t>
      </w:r>
    </w:p>
    <w:p w14:paraId="24F1A8E3" w14:textId="61B7BE8C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4.1.1根据内容找文件</w:t>
      </w:r>
    </w:p>
    <w:p w14:paraId="65E8C795" w14:textId="1F14E167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4.1.2支持PDF、Word、Excel等</w:t>
      </w:r>
      <w:ins w:id="9" w:author="憬 黄" w:date="2026-02-10T14:00:00Z">
        <w:r w:rsidR="003F6093" w:rsidRPr="003F6093">
          <w:t>文件格式</w:t>
        </w:r>
      </w:ins>
    </w:p>
    <w:p w14:paraId="2E3D8508" w14:textId="2C89782A" w:rsidR="007D3052" w:rsidRDefault="007D3052" w:rsidP="007D3052">
      <w:pPr>
        <w:rPr>
          <w:rFonts w:hint="eastAsia"/>
        </w:rPr>
      </w:pPr>
      <w:r>
        <w:rPr>
          <w:rFonts w:hint="eastAsia"/>
        </w:rPr>
        <w:t>4.2 批量文件处理</w:t>
      </w:r>
      <w:ins w:id="10" w:author="憬 黄" w:date="2026-02-10T13:58:00Z" w16du:dateUtc="2026-02-10T05:58:00Z">
        <w:r w:rsidR="00CD4568">
          <w:rPr>
            <w:rFonts w:hint="eastAsia"/>
          </w:rPr>
          <w:t>：</w:t>
        </w:r>
        <w:r w:rsidR="00CD4568" w:rsidRPr="00CD4568">
          <w:rPr>
            <w:rFonts w:hint="eastAsia"/>
          </w:rPr>
          <w:t>一次处理100</w:t>
        </w:r>
        <w:r w:rsidR="00CD4568">
          <w:rPr>
            <w:rFonts w:hint="eastAsia"/>
          </w:rPr>
          <w:t>+</w:t>
        </w:r>
        <w:r w:rsidR="00CD4568" w:rsidRPr="00CD4568">
          <w:rPr>
            <w:rFonts w:hint="eastAsia"/>
          </w:rPr>
          <w:t>文件</w:t>
        </w:r>
      </w:ins>
    </w:p>
    <w:p w14:paraId="79B837FC" w14:textId="3DA8CA52" w:rsidR="007D3052" w:rsidRDefault="007D3052" w:rsidP="007D3052">
      <w:pPr>
        <w:rPr>
          <w:rFonts w:hint="eastAsia"/>
        </w:rPr>
      </w:pPr>
      <w:r>
        <w:rPr>
          <w:rFonts w:hint="eastAsia"/>
        </w:rPr>
        <w:t>4.3 文件自动整理</w:t>
      </w:r>
    </w:p>
    <w:p w14:paraId="22574BA7" w14:textId="6A0A6FB4" w:rsidR="007D3052" w:rsidRDefault="007D3052" w:rsidP="007D3052">
      <w:pPr>
        <w:rPr>
          <w:rFonts w:hint="eastAsia"/>
        </w:rPr>
      </w:pPr>
      <w:r>
        <w:rPr>
          <w:rFonts w:hint="eastAsia"/>
        </w:rPr>
        <w:t>4.4 硬盘清理优化</w:t>
      </w:r>
    </w:p>
    <w:p w14:paraId="09FE0669" w14:textId="073CA453" w:rsidR="007D3052" w:rsidRDefault="007D3052" w:rsidP="007D3052">
      <w:pPr>
        <w:rPr>
          <w:rFonts w:hint="eastAsia"/>
        </w:rPr>
      </w:pPr>
      <w:r>
        <w:rPr>
          <w:rFonts w:hint="eastAsia"/>
        </w:rPr>
        <w:t>4.5实战案例</w:t>
      </w:r>
    </w:p>
    <w:p w14:paraId="71489B38" w14:textId="7CBF3D74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4.5.1找发票：从1000张图片中找到跑步机发票</w:t>
      </w:r>
    </w:p>
    <w:p w14:paraId="0977B293" w14:textId="1A222046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4.5.2整理发票：自动填写报销单Excel</w:t>
      </w:r>
    </w:p>
    <w:p w14:paraId="500A755D" w14:textId="7C57ACBB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4.5.3批量重命名：根据内容自动命名文件</w:t>
      </w:r>
    </w:p>
    <w:p w14:paraId="3C4540F5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</w:t>
      </w:r>
      <w:r>
        <w:t>5章 知识库管理（15,000字）</w:t>
      </w:r>
      <w:r>
        <w:rPr>
          <w:rFonts w:ascii="Segoe UI Emoji" w:hAnsi="Segoe UI Emoji" w:cs="Segoe UI Emoji"/>
        </w:rPr>
        <w:t>✅</w:t>
      </w:r>
    </w:p>
    <w:p w14:paraId="47D9DE7B" w14:textId="3EEBA7AC" w:rsidR="007D3052" w:rsidRDefault="007D3052" w:rsidP="007D3052">
      <w:pPr>
        <w:rPr>
          <w:rFonts w:hint="eastAsia"/>
        </w:rPr>
      </w:pPr>
      <w:r>
        <w:rPr>
          <w:rFonts w:hint="eastAsia"/>
        </w:rPr>
        <w:t>5.1 网页文章存档</w:t>
      </w:r>
    </w:p>
    <w:p w14:paraId="0C38E89B" w14:textId="2CA8B28B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5.1.1一键保存技术文章到备忘录</w:t>
      </w:r>
    </w:p>
    <w:p w14:paraId="7E404691" w14:textId="5E588050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5.1.2自动总结并存储</w:t>
      </w:r>
    </w:p>
    <w:p w14:paraId="02E014BA" w14:textId="0D8B26DE" w:rsidR="007D3052" w:rsidRDefault="007D3052" w:rsidP="007D3052">
      <w:pPr>
        <w:rPr>
          <w:rFonts w:hint="eastAsia"/>
        </w:rPr>
      </w:pPr>
      <w:r>
        <w:rPr>
          <w:rFonts w:hint="eastAsia"/>
        </w:rPr>
        <w:lastRenderedPageBreak/>
        <w:t>5.2 GitHub项目管理</w:t>
      </w:r>
    </w:p>
    <w:p w14:paraId="6987D459" w14:textId="0733B0A9" w:rsidR="007D3052" w:rsidRDefault="007D3052" w:rsidP="007D3052">
      <w:pPr>
        <w:rPr>
          <w:rFonts w:hint="eastAsia"/>
        </w:rPr>
      </w:pPr>
      <w:r>
        <w:rPr>
          <w:rFonts w:hint="eastAsia"/>
        </w:rPr>
        <w:t>5.3 论文笔记整理</w:t>
      </w:r>
    </w:p>
    <w:p w14:paraId="1AEA3DB1" w14:textId="619B00B0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5.3.1</w:t>
      </w:r>
      <w:ins w:id="11" w:author="憬 黄" w:date="2026-02-10T14:08:00Z" w16du:dateUtc="2026-02-10T06:08:00Z">
        <w:r w:rsidR="001B319C">
          <w:rPr>
            <w:rFonts w:hint="eastAsia"/>
          </w:rPr>
          <w:t>论文</w:t>
        </w:r>
      </w:ins>
      <w:r>
        <w:rPr>
          <w:rFonts w:hint="eastAsia"/>
        </w:rPr>
        <w:t>PDF自动解析</w:t>
      </w:r>
    </w:p>
    <w:p w14:paraId="274D743D" w14:textId="55B177F3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5.3.2</w:t>
      </w:r>
      <w:ins w:id="12" w:author="憬 黄" w:date="2026-02-10T14:08:00Z" w16du:dateUtc="2026-02-10T06:08:00Z">
        <w:r w:rsidR="001B319C" w:rsidRPr="001B319C">
          <w:rPr>
            <w:rFonts w:hint="eastAsia"/>
          </w:rPr>
          <w:t>论文内容</w:t>
        </w:r>
      </w:ins>
      <w:r>
        <w:rPr>
          <w:rFonts w:hint="eastAsia"/>
        </w:rPr>
        <w:t>自动总结</w:t>
      </w:r>
      <w:del w:id="13" w:author="憬 黄" w:date="2026-02-10T14:08:00Z" w16du:dateUtc="2026-02-10T06:08:00Z">
        <w:r w:rsidDel="001B319C">
          <w:rPr>
            <w:rFonts w:hint="eastAsia"/>
          </w:rPr>
          <w:delText>论文</w:delText>
        </w:r>
      </w:del>
    </w:p>
    <w:p w14:paraId="6170FFD5" w14:textId="4717A65D" w:rsidR="007D3052" w:rsidRDefault="007D3052" w:rsidP="007D3052">
      <w:pPr>
        <w:rPr>
          <w:rFonts w:hint="eastAsia"/>
        </w:rPr>
      </w:pPr>
      <w:r>
        <w:rPr>
          <w:rFonts w:hint="eastAsia"/>
        </w:rPr>
        <w:t>5.4 跨设备同步方案</w:t>
      </w:r>
      <w:ins w:id="14" w:author="憬 黄" w:date="2026-02-10T13:58:00Z" w16du:dateUtc="2026-02-10T05:58:00Z">
        <w:r w:rsidR="003F6093">
          <w:rPr>
            <w:rFonts w:hint="eastAsia"/>
          </w:rPr>
          <w:t>：Mac、iPhone无缝衔接</w:t>
        </w:r>
      </w:ins>
    </w:p>
    <w:p w14:paraId="471366A5" w14:textId="449C8DC3" w:rsidR="007D3052" w:rsidRDefault="007D3052" w:rsidP="007D3052">
      <w:pPr>
        <w:rPr>
          <w:rFonts w:hint="eastAsia"/>
        </w:rPr>
      </w:pPr>
      <w:del w:id="15" w:author="憬 黄" w:date="2026-02-10T13:58:00Z" w16du:dateUtc="2026-02-10T05:58:00Z">
        <w:r w:rsidDel="003F6093">
          <w:rPr>
            <w:rFonts w:hint="eastAsia"/>
          </w:rPr>
          <w:delText>5.4.1Mac、iPhone无缝衔接</w:delText>
        </w:r>
      </w:del>
    </w:p>
    <w:p w14:paraId="4E55A0BB" w14:textId="6F38707B" w:rsidR="007D3052" w:rsidRDefault="007D3052" w:rsidP="007D3052">
      <w:pPr>
        <w:rPr>
          <w:rFonts w:hint="eastAsia"/>
        </w:rPr>
      </w:pPr>
      <w:r>
        <w:rPr>
          <w:rFonts w:hint="eastAsia"/>
        </w:rPr>
        <w:t>5.5实战案例</w:t>
      </w:r>
    </w:p>
    <w:p w14:paraId="46040923" w14:textId="2C52AEA2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5.5.1网页存档工作流</w:t>
      </w:r>
    </w:p>
    <w:p w14:paraId="23DF7070" w14:textId="2007610A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5.5.2论文阅读助手</w:t>
      </w:r>
    </w:p>
    <w:p w14:paraId="4DE941AB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</w:t>
      </w:r>
      <w:r>
        <w:t>6章 日程与任务管理（15,000字）</w:t>
      </w:r>
      <w:r>
        <w:rPr>
          <w:rFonts w:ascii="Segoe UI Emoji" w:hAnsi="Segoe UI Emoji" w:cs="Segoe UI Emoji"/>
        </w:rPr>
        <w:t>✅</w:t>
      </w:r>
    </w:p>
    <w:p w14:paraId="088913D1" w14:textId="0694C169" w:rsidR="007D3052" w:rsidRDefault="007D3052" w:rsidP="007D3052">
      <w:pPr>
        <w:rPr>
          <w:rFonts w:hint="eastAsia"/>
        </w:rPr>
      </w:pPr>
      <w:r>
        <w:rPr>
          <w:rFonts w:hint="eastAsia"/>
        </w:rPr>
        <w:t>6.1 日历自动创建</w:t>
      </w:r>
    </w:p>
    <w:p w14:paraId="1767D29E" w14:textId="00643C71" w:rsidR="007D3052" w:rsidRDefault="007D3052" w:rsidP="007D3052">
      <w:pPr>
        <w:rPr>
          <w:rFonts w:hint="eastAsia"/>
        </w:rPr>
      </w:pPr>
      <w:r>
        <w:t xml:space="preserve">6.2 </w:t>
      </w:r>
      <w:proofErr w:type="gramStart"/>
      <w:r>
        <w:t>微信截</w:t>
      </w:r>
      <w:proofErr w:type="gramEnd"/>
      <w:r>
        <w:t>图识别</w:t>
      </w:r>
      <w:r>
        <w:rPr>
          <w:rFonts w:ascii="Segoe UI Emoji" w:hAnsi="Segoe UI Emoji" w:cs="Segoe UI Emoji"/>
        </w:rPr>
        <w:t>⭐</w:t>
      </w:r>
    </w:p>
    <w:p w14:paraId="0507B5E4" w14:textId="4BD5BD9D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6.2.1自动提取时间</w:t>
      </w:r>
      <w:ins w:id="16" w:author="憬 黄" w:date="2026-02-10T14:26:00Z" w16du:dateUtc="2026-02-10T06:26:00Z">
        <w:r w:rsidR="00F54E8B">
          <w:rPr>
            <w:rFonts w:hint="eastAsia"/>
          </w:rPr>
          <w:t>、</w:t>
        </w:r>
      </w:ins>
      <w:r>
        <w:rPr>
          <w:rFonts w:hint="eastAsia"/>
        </w:rPr>
        <w:t>地点</w:t>
      </w:r>
      <w:ins w:id="17" w:author="憬 黄" w:date="2026-02-10T14:26:00Z" w16du:dateUtc="2026-02-10T06:26:00Z">
        <w:r w:rsidR="00F54E8B">
          <w:rPr>
            <w:rFonts w:hint="eastAsia"/>
          </w:rPr>
          <w:t>等关键信息</w:t>
        </w:r>
      </w:ins>
    </w:p>
    <w:p w14:paraId="13D9B20A" w14:textId="74B51B00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6.2.2自动创建日历事件</w:t>
      </w:r>
    </w:p>
    <w:p w14:paraId="218FE4AE" w14:textId="564B4DF4" w:rsidR="007D3052" w:rsidRDefault="007D3052" w:rsidP="007D3052">
      <w:pPr>
        <w:rPr>
          <w:rFonts w:hint="eastAsia"/>
        </w:rPr>
      </w:pPr>
      <w:r>
        <w:rPr>
          <w:rFonts w:hint="eastAsia"/>
        </w:rPr>
        <w:t>6.3 批量日程导入</w:t>
      </w:r>
    </w:p>
    <w:p w14:paraId="28449FC9" w14:textId="5DE7A9D9" w:rsidR="007D3052" w:rsidRDefault="007D3052" w:rsidP="007D3052">
      <w:pPr>
        <w:rPr>
          <w:rFonts w:hint="eastAsia"/>
        </w:rPr>
      </w:pPr>
      <w:r>
        <w:rPr>
          <w:rFonts w:hint="eastAsia"/>
        </w:rPr>
        <w:t xml:space="preserve">6.4 </w:t>
      </w:r>
      <w:ins w:id="18" w:author="憬 黄" w:date="2026-02-10T14:26:00Z" w16du:dateUtc="2026-02-10T06:26:00Z">
        <w:r w:rsidR="00F54E8B">
          <w:rPr>
            <w:rFonts w:hint="eastAsia"/>
          </w:rPr>
          <w:t>智能</w:t>
        </w:r>
      </w:ins>
      <w:r>
        <w:rPr>
          <w:rFonts w:hint="eastAsia"/>
        </w:rPr>
        <w:t>提醒设置技巧</w:t>
      </w:r>
    </w:p>
    <w:p w14:paraId="6BB29AD0" w14:textId="181EF3D7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6.4.1</w:t>
      </w:r>
      <w:ins w:id="19" w:author="憬 黄" w:date="2026-02-10T14:26:00Z" w16du:dateUtc="2026-02-10T06:26:00Z">
        <w:r w:rsidR="00F54E8B">
          <w:rPr>
            <w:rFonts w:hint="eastAsia"/>
          </w:rPr>
          <w:t>多场景</w:t>
        </w:r>
      </w:ins>
      <w:r>
        <w:rPr>
          <w:rFonts w:hint="eastAsia"/>
        </w:rPr>
        <w:t>智能提醒</w:t>
      </w:r>
      <w:ins w:id="20" w:author="憬 黄" w:date="2026-02-10T14:26:00Z" w16du:dateUtc="2026-02-10T06:26:00Z">
        <w:r w:rsidR="00F54E8B">
          <w:rPr>
            <w:rFonts w:hint="eastAsia"/>
          </w:rPr>
          <w:t>设置</w:t>
        </w:r>
      </w:ins>
    </w:p>
    <w:p w14:paraId="3DEA11A0" w14:textId="604FE2B3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6.4.2</w:t>
      </w:r>
      <w:ins w:id="21" w:author="憬 黄" w:date="2026-02-10T14:25:00Z" w16du:dateUtc="2026-02-10T06:25:00Z">
        <w:r w:rsidR="00F54E8B" w:rsidRPr="00F54E8B">
          <w:rPr>
            <w:rFonts w:hint="eastAsia"/>
          </w:rPr>
          <w:t>重要事项优先级提醒与防漏机制</w:t>
        </w:r>
      </w:ins>
      <w:del w:id="22" w:author="憬 黄" w:date="2026-02-10T14:25:00Z" w16du:dateUtc="2026-02-10T06:25:00Z">
        <w:r w:rsidDel="00F54E8B">
          <w:rPr>
            <w:rFonts w:hint="eastAsia"/>
          </w:rPr>
          <w:delText>不错过任何重要事项</w:delText>
        </w:r>
      </w:del>
    </w:p>
    <w:p w14:paraId="57B30EE6" w14:textId="3CF6AD58" w:rsidR="007D3052" w:rsidRDefault="007D3052" w:rsidP="007D3052">
      <w:pPr>
        <w:rPr>
          <w:rFonts w:hint="eastAsia"/>
        </w:rPr>
      </w:pPr>
      <w:r>
        <w:rPr>
          <w:rFonts w:hint="eastAsia"/>
        </w:rPr>
        <w:t>6.5实战案例：</w:t>
      </w:r>
      <w:proofErr w:type="gramStart"/>
      <w:r>
        <w:rPr>
          <w:rFonts w:hint="eastAsia"/>
        </w:rPr>
        <w:t>微信截</w:t>
      </w:r>
      <w:proofErr w:type="gramEnd"/>
      <w:r>
        <w:rPr>
          <w:rFonts w:hint="eastAsia"/>
        </w:rPr>
        <w:t>图识别日程</w:t>
      </w:r>
    </w:p>
    <w:p w14:paraId="0B4F7D5A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</w:t>
      </w:r>
      <w:r>
        <w:t>7章 自动化工作流（15,000字）</w:t>
      </w:r>
      <w:r>
        <w:rPr>
          <w:rFonts w:ascii="Segoe UI Emoji" w:hAnsi="Segoe UI Emoji" w:cs="Segoe UI Emoji"/>
        </w:rPr>
        <w:t>✅</w:t>
      </w:r>
    </w:p>
    <w:p w14:paraId="0388997A" w14:textId="79033C20" w:rsidR="007D3052" w:rsidRDefault="007D3052" w:rsidP="007D3052">
      <w:pPr>
        <w:rPr>
          <w:rFonts w:hint="eastAsia"/>
        </w:rPr>
      </w:pPr>
      <w:r>
        <w:rPr>
          <w:rFonts w:hint="eastAsia"/>
        </w:rPr>
        <w:t>7.1 定时任务</w:t>
      </w:r>
      <w:ins w:id="23" w:author="憬 黄" w:date="2026-02-10T14:30:00Z" w16du:dateUtc="2026-02-10T06:30:00Z">
        <w:r w:rsidR="00F54E8B">
          <w:rPr>
            <w:rFonts w:hint="eastAsia"/>
          </w:rPr>
          <w:t>智能</w:t>
        </w:r>
      </w:ins>
      <w:r>
        <w:rPr>
          <w:rFonts w:hint="eastAsia"/>
        </w:rPr>
        <w:t>设置</w:t>
      </w:r>
    </w:p>
    <w:p w14:paraId="2A747E24" w14:textId="32DF5BC4" w:rsidR="007D3052" w:rsidRDefault="007D3052" w:rsidP="007D3052">
      <w:pPr>
        <w:rPr>
          <w:rFonts w:hint="eastAsia"/>
        </w:rPr>
      </w:pPr>
      <w:r>
        <w:t>7.2 网站监控</w:t>
      </w:r>
      <w:ins w:id="24" w:author="憬 黄" w:date="2026-02-10T14:35:00Z" w16du:dateUtc="2026-02-10T06:35:00Z">
        <w:r w:rsidR="00F54E8B">
          <w:rPr>
            <w:rFonts w:hint="eastAsia"/>
          </w:rPr>
          <w:t>自动化</w:t>
        </w:r>
      </w:ins>
      <w:r>
        <w:t>实战</w:t>
      </w:r>
      <w:r>
        <w:rPr>
          <w:rFonts w:ascii="Segoe UI Emoji" w:hAnsi="Segoe UI Emoji" w:cs="Segoe UI Emoji"/>
        </w:rPr>
        <w:t>⭐</w:t>
      </w:r>
    </w:p>
    <w:p w14:paraId="5217F3FC" w14:textId="227678ED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7.2.1Claude 5发布</w:t>
      </w:r>
      <w:del w:id="25" w:author="憬 黄" w:date="2026-02-10T14:36:00Z" w16du:dateUtc="2026-02-10T06:36:00Z">
        <w:r w:rsidDel="009E4CDA">
          <w:rPr>
            <w:rFonts w:hint="eastAsia"/>
          </w:rPr>
          <w:delText>立即</w:delText>
        </w:r>
      </w:del>
      <w:ins w:id="26" w:author="憬 黄" w:date="2026-02-10T14:36:00Z" w16du:dateUtc="2026-02-10T06:36:00Z">
        <w:r w:rsidR="009E4CDA">
          <w:rPr>
            <w:rFonts w:hint="eastAsia"/>
          </w:rPr>
          <w:t>即时</w:t>
        </w:r>
      </w:ins>
      <w:r>
        <w:rPr>
          <w:rFonts w:hint="eastAsia"/>
        </w:rPr>
        <w:t>通知</w:t>
      </w:r>
    </w:p>
    <w:p w14:paraId="7BF7DA44" w14:textId="3B061DE8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7.2.2内容更新</w:t>
      </w:r>
      <w:del w:id="27" w:author="憬 黄" w:date="2026-02-10T14:37:00Z" w16du:dateUtc="2026-02-10T06:37:00Z">
        <w:r w:rsidDel="009E4CDA">
          <w:rPr>
            <w:rFonts w:hint="eastAsia"/>
          </w:rPr>
          <w:delText>立即</w:delText>
        </w:r>
      </w:del>
      <w:ins w:id="28" w:author="憬 黄" w:date="2026-02-10T14:37:00Z" w16du:dateUtc="2026-02-10T06:37:00Z">
        <w:r w:rsidR="009E4CDA">
          <w:rPr>
            <w:rFonts w:hint="eastAsia"/>
          </w:rPr>
          <w:t>实时监测与</w:t>
        </w:r>
      </w:ins>
      <w:r>
        <w:rPr>
          <w:rFonts w:hint="eastAsia"/>
        </w:rPr>
        <w:t>通知</w:t>
      </w:r>
    </w:p>
    <w:p w14:paraId="6E7D6D18" w14:textId="19E1880D" w:rsidR="007D3052" w:rsidRDefault="007D3052" w:rsidP="007D3052">
      <w:pPr>
        <w:rPr>
          <w:rFonts w:hint="eastAsia"/>
        </w:rPr>
      </w:pPr>
      <w:r>
        <w:rPr>
          <w:rFonts w:hint="eastAsia"/>
        </w:rPr>
        <w:t>7.3 日报自动</w:t>
      </w:r>
      <w:ins w:id="29" w:author="憬 黄" w:date="2026-02-10T14:37:00Z" w16du:dateUtc="2026-02-10T06:37:00Z">
        <w:r w:rsidR="009E4CDA" w:rsidRPr="009E4CDA">
          <w:rPr>
            <w:rFonts w:hint="eastAsia"/>
          </w:rPr>
          <w:t>聚合与</w:t>
        </w:r>
      </w:ins>
      <w:r>
        <w:rPr>
          <w:rFonts w:hint="eastAsia"/>
        </w:rPr>
        <w:t>推送</w:t>
      </w:r>
    </w:p>
    <w:p w14:paraId="5CCF1E70" w14:textId="0959C2AA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7.3.1</w:t>
      </w:r>
      <w:del w:id="30" w:author="憬 黄" w:date="2026-02-10T14:38:00Z" w16du:dateUtc="2026-02-10T06:38:00Z">
        <w:r w:rsidDel="009E4CDA">
          <w:rPr>
            <w:rFonts w:hint="eastAsia"/>
          </w:rPr>
          <w:delText>每天9点推送行业资讯</w:delText>
        </w:r>
      </w:del>
      <w:ins w:id="31" w:author="憬 黄" w:date="2026-02-10T14:39:00Z" w16du:dateUtc="2026-02-10T06:39:00Z">
        <w:r w:rsidR="009E4CDA">
          <w:rPr>
            <w:rFonts w:hint="eastAsia"/>
          </w:rPr>
          <w:t>多个信息源聚合</w:t>
        </w:r>
      </w:ins>
    </w:p>
    <w:p w14:paraId="10CF9E1C" w14:textId="1A1BE132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7.3.2</w:t>
      </w:r>
      <w:del w:id="32" w:author="憬 黄" w:date="2026-02-10T14:38:00Z" w16du:dateUtc="2026-02-10T06:38:00Z">
        <w:r w:rsidDel="009E4CDA">
          <w:rPr>
            <w:rFonts w:hint="eastAsia"/>
          </w:rPr>
          <w:delText>聚合</w:delText>
        </w:r>
      </w:del>
      <w:del w:id="33" w:author="憬 黄" w:date="2026-02-10T14:39:00Z" w16du:dateUtc="2026-02-10T06:39:00Z">
        <w:r w:rsidDel="009E4CDA">
          <w:rPr>
            <w:rFonts w:hint="eastAsia"/>
          </w:rPr>
          <w:delText>多个信息源</w:delText>
        </w:r>
      </w:del>
      <w:ins w:id="34" w:author="憬 黄" w:date="2026-02-10T14:38:00Z" w16du:dateUtc="2026-02-10T06:38:00Z">
        <w:r w:rsidR="009E4CDA" w:rsidRPr="009E4CDA">
          <w:rPr>
            <w:rFonts w:hint="eastAsia"/>
          </w:rPr>
          <w:t>固定时段行业资讯推送配置</w:t>
        </w:r>
      </w:ins>
    </w:p>
    <w:p w14:paraId="07F14F79" w14:textId="7E9EE930" w:rsidR="007D3052" w:rsidRDefault="007D3052" w:rsidP="007D3052">
      <w:pPr>
        <w:rPr>
          <w:rFonts w:hint="eastAsia"/>
        </w:rPr>
      </w:pPr>
      <w:r>
        <w:rPr>
          <w:rFonts w:hint="eastAsia"/>
        </w:rPr>
        <w:t>7.4 循环任务配置</w:t>
      </w:r>
    </w:p>
    <w:p w14:paraId="4F828A61" w14:textId="05AD7631" w:rsidR="007D3052" w:rsidRDefault="007D3052" w:rsidP="007D3052">
      <w:pPr>
        <w:rPr>
          <w:rFonts w:hint="eastAsia"/>
        </w:rPr>
      </w:pPr>
      <w:r>
        <w:rPr>
          <w:rFonts w:hint="eastAsia"/>
        </w:rPr>
        <w:t>7.5实战案例</w:t>
      </w:r>
      <w:del w:id="35" w:author="憬 黄" w:date="2026-02-10T14:39:00Z" w16du:dateUtc="2026-02-10T06:39:00Z">
        <w:r w:rsidDel="009E4CDA">
          <w:rPr>
            <w:rFonts w:hint="eastAsia"/>
          </w:rPr>
          <w:delText>：</w:delText>
        </w:r>
      </w:del>
    </w:p>
    <w:p w14:paraId="5E0398A2" w14:textId="56CED16E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7.5.1网站</w:t>
      </w:r>
      <w:ins w:id="36" w:author="憬 黄" w:date="2026-02-10T14:40:00Z" w16du:dateUtc="2026-02-10T06:40:00Z">
        <w:r w:rsidR="009E4CDA">
          <w:rPr>
            <w:rFonts w:hint="eastAsia"/>
          </w:rPr>
          <w:t>内容自动化</w:t>
        </w:r>
      </w:ins>
      <w:r>
        <w:rPr>
          <w:rFonts w:hint="eastAsia"/>
        </w:rPr>
        <w:t>监控</w:t>
      </w:r>
    </w:p>
    <w:p w14:paraId="4B03602F" w14:textId="34DA64E8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7.5.2AI日报</w:t>
      </w:r>
      <w:ins w:id="37" w:author="憬 黄" w:date="2026-02-10T14:40:00Z" w16du:dateUtc="2026-02-10T06:40:00Z">
        <w:r w:rsidR="009E4CDA">
          <w:rPr>
            <w:rFonts w:hint="eastAsia"/>
          </w:rPr>
          <w:t>自动</w:t>
        </w:r>
      </w:ins>
      <w:r>
        <w:rPr>
          <w:rFonts w:hint="eastAsia"/>
        </w:rPr>
        <w:t>推送</w:t>
      </w:r>
    </w:p>
    <w:p w14:paraId="5B8DC30A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688039E9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第三部分：进阶应用（4章，60,000字）</w:t>
      </w:r>
    </w:p>
    <w:p w14:paraId="1A3A9356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</w:t>
      </w:r>
      <w:r>
        <w:t>8章 Skills扩展（15,000字）</w:t>
      </w:r>
      <w:r>
        <w:rPr>
          <w:rFonts w:ascii="Segoe UI Emoji" w:hAnsi="Segoe UI Emoji" w:cs="Segoe UI Emoji"/>
        </w:rPr>
        <w:t>✅</w:t>
      </w:r>
    </w:p>
    <w:p w14:paraId="54330F1A" w14:textId="446E792E" w:rsidR="007D3052" w:rsidRDefault="007D3052" w:rsidP="007D3052">
      <w:pPr>
        <w:rPr>
          <w:rFonts w:hint="eastAsia"/>
        </w:rPr>
      </w:pPr>
      <w:r>
        <w:rPr>
          <w:rFonts w:hint="eastAsia"/>
        </w:rPr>
        <w:t xml:space="preserve">8.1 </w:t>
      </w:r>
      <w:proofErr w:type="spellStart"/>
      <w:r>
        <w:rPr>
          <w:rFonts w:hint="eastAsia"/>
        </w:rPr>
        <w:t>ClawHub</w:t>
      </w:r>
      <w:proofErr w:type="spellEnd"/>
      <w:r>
        <w:rPr>
          <w:rFonts w:hint="eastAsia"/>
        </w:rPr>
        <w:t>技能市场</w:t>
      </w:r>
    </w:p>
    <w:p w14:paraId="45D72F83" w14:textId="3FAAF997" w:rsidR="007D3052" w:rsidRDefault="007D3052" w:rsidP="007D3052">
      <w:pPr>
        <w:rPr>
          <w:rFonts w:hint="eastAsia"/>
        </w:rPr>
      </w:pPr>
      <w:r>
        <w:rPr>
          <w:rFonts w:hint="eastAsia"/>
        </w:rPr>
        <w:t xml:space="preserve">8.2 </w:t>
      </w:r>
      <w:ins w:id="38" w:author="憬 黄" w:date="2026-02-11T10:11:00Z" w16du:dateUtc="2026-02-11T02:11:00Z">
        <w:r w:rsidR="002E212A">
          <w:rPr>
            <w:rFonts w:hint="eastAsia"/>
          </w:rPr>
          <w:t>核心</w:t>
        </w:r>
      </w:ins>
      <w:del w:id="39" w:author="憬 黄" w:date="2026-02-11T10:11:00Z" w16du:dateUtc="2026-02-11T02:11:00Z">
        <w:r w:rsidDel="002E212A">
          <w:rPr>
            <w:rFonts w:hint="eastAsia"/>
          </w:rPr>
          <w:delText>必装</w:delText>
        </w:r>
      </w:del>
      <w:r>
        <w:rPr>
          <w:rFonts w:hint="eastAsia"/>
        </w:rPr>
        <w:t>Skills</w:t>
      </w:r>
      <w:proofErr w:type="gramStart"/>
      <w:ins w:id="40" w:author="憬 黄" w:date="2026-02-11T10:12:00Z" w16du:dateUtc="2026-02-11T02:12:00Z">
        <w:r w:rsidR="002E212A">
          <w:rPr>
            <w:rFonts w:hint="eastAsia"/>
          </w:rPr>
          <w:t>必装</w:t>
        </w:r>
      </w:ins>
      <w:r>
        <w:rPr>
          <w:rFonts w:hint="eastAsia"/>
        </w:rPr>
        <w:t>推荐</w:t>
      </w:r>
      <w:proofErr w:type="gramEnd"/>
    </w:p>
    <w:p w14:paraId="6B4690F9" w14:textId="5FB7B585" w:rsidR="007D3052" w:rsidRDefault="007D3052" w:rsidP="007D3052">
      <w:pPr>
        <w:rPr>
          <w:rFonts w:hint="eastAsia"/>
        </w:rPr>
      </w:pPr>
      <w:r>
        <w:rPr>
          <w:rFonts w:hint="eastAsia"/>
        </w:rPr>
        <w:t>8.3 自定义Skills开发</w:t>
      </w:r>
    </w:p>
    <w:p w14:paraId="0D349F3D" w14:textId="6E8952F1" w:rsidR="007D3052" w:rsidRDefault="007D3052" w:rsidP="007D3052">
      <w:pPr>
        <w:rPr>
          <w:rFonts w:hint="eastAsia"/>
        </w:rPr>
      </w:pPr>
      <w:r>
        <w:rPr>
          <w:rFonts w:hint="eastAsia"/>
        </w:rPr>
        <w:t>8.4 Skills</w:t>
      </w:r>
      <w:ins w:id="41" w:author="憬 黄" w:date="2026-02-11T10:12:00Z" w16du:dateUtc="2026-02-11T02:12:00Z">
        <w:r w:rsidR="002E212A">
          <w:rPr>
            <w:rFonts w:hint="eastAsia"/>
          </w:rPr>
          <w:t>智能</w:t>
        </w:r>
      </w:ins>
      <w:r>
        <w:rPr>
          <w:rFonts w:hint="eastAsia"/>
        </w:rPr>
        <w:t>管理技巧</w:t>
      </w:r>
    </w:p>
    <w:p w14:paraId="36CDA786" w14:textId="608B6477" w:rsidR="007D3052" w:rsidRDefault="007D3052" w:rsidP="007D3052">
      <w:pPr>
        <w:rPr>
          <w:rFonts w:hint="eastAsia"/>
        </w:rPr>
      </w:pPr>
      <w:r>
        <w:rPr>
          <w:rFonts w:hint="eastAsia"/>
        </w:rPr>
        <w:t>第</w:t>
      </w:r>
      <w:r>
        <w:t>9章 多平台</w:t>
      </w:r>
      <w:ins w:id="42" w:author="憬 黄" w:date="2026-02-11T10:12:00Z" w16du:dateUtc="2026-02-11T02:12:00Z">
        <w:r w:rsidR="002E212A">
          <w:t>Bot</w:t>
        </w:r>
      </w:ins>
      <w:r>
        <w:t>集成（15,000字）</w:t>
      </w:r>
      <w:r>
        <w:rPr>
          <w:rFonts w:ascii="Segoe UI Emoji" w:hAnsi="Segoe UI Emoji" w:cs="Segoe UI Emoji"/>
        </w:rPr>
        <w:t>✅</w:t>
      </w:r>
    </w:p>
    <w:p w14:paraId="0AA09AA5" w14:textId="4DD15E0B" w:rsidR="007D3052" w:rsidRDefault="007D3052" w:rsidP="007D3052">
      <w:pPr>
        <w:rPr>
          <w:rFonts w:hint="eastAsia"/>
        </w:rPr>
      </w:pPr>
      <w:r>
        <w:t xml:space="preserve">9.1 </w:t>
      </w:r>
      <w:proofErr w:type="gramStart"/>
      <w:r>
        <w:t>企业微信</w:t>
      </w:r>
      <w:bookmarkStart w:id="43" w:name="OLE_LINK1"/>
      <w:proofErr w:type="gramEnd"/>
      <w:r>
        <w:t>Bot</w:t>
      </w:r>
      <w:bookmarkEnd w:id="43"/>
      <w:r>
        <w:t>配置</w:t>
      </w:r>
      <w:r>
        <w:rPr>
          <w:rFonts w:ascii="Segoe UI Emoji" w:hAnsi="Segoe UI Emoji" w:cs="Segoe UI Emoji"/>
        </w:rPr>
        <w:t>⭐</w:t>
      </w:r>
    </w:p>
    <w:p w14:paraId="4E59730C" w14:textId="68FDFEA6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9.1.1团队协作</w:t>
      </w:r>
      <w:ins w:id="44" w:author="憬 黄" w:date="2026-02-11T10:13:00Z" w16du:dateUtc="2026-02-11T02:13:00Z">
        <w:r w:rsidR="002E212A">
          <w:rPr>
            <w:rFonts w:hint="eastAsia"/>
          </w:rPr>
          <w:t>场景应用</w:t>
        </w:r>
      </w:ins>
    </w:p>
    <w:p w14:paraId="589F7BA9" w14:textId="40AEF6DB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9.1.2配套</w:t>
      </w:r>
      <w:ins w:id="45" w:author="憬 黄" w:date="2026-02-11T10:13:00Z" w16du:dateUtc="2026-02-11T02:13:00Z">
        <w:r w:rsidR="002E212A">
          <w:rPr>
            <w:rFonts w:hint="eastAsia"/>
          </w:rPr>
          <w:t>操作</w:t>
        </w:r>
      </w:ins>
      <w:r>
        <w:rPr>
          <w:rFonts w:hint="eastAsia"/>
        </w:rPr>
        <w:t>视频教程</w:t>
      </w:r>
    </w:p>
    <w:p w14:paraId="7957D63C" w14:textId="26964F75" w:rsidR="007D3052" w:rsidRDefault="007D3052" w:rsidP="007D3052">
      <w:pPr>
        <w:rPr>
          <w:rFonts w:hint="eastAsia"/>
        </w:rPr>
      </w:pPr>
      <w:r>
        <w:rPr>
          <w:rFonts w:hint="eastAsia"/>
        </w:rPr>
        <w:t>9.2 钉钉Bot配置</w:t>
      </w:r>
    </w:p>
    <w:p w14:paraId="39C2C5D1" w14:textId="1F4889B6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9.2.1办公自动化</w:t>
      </w:r>
      <w:ins w:id="46" w:author="憬 黄" w:date="2026-02-11T10:13:00Z" w16du:dateUtc="2026-02-11T02:13:00Z">
        <w:r w:rsidR="002E212A">
          <w:rPr>
            <w:rFonts w:hint="eastAsia"/>
          </w:rPr>
          <w:t>场景</w:t>
        </w:r>
      </w:ins>
      <w:ins w:id="47" w:author="憬 黄" w:date="2026-02-11T10:14:00Z" w16du:dateUtc="2026-02-11T02:14:00Z">
        <w:r w:rsidR="002E212A">
          <w:rPr>
            <w:rFonts w:hint="eastAsia"/>
          </w:rPr>
          <w:t>应用</w:t>
        </w:r>
      </w:ins>
    </w:p>
    <w:p w14:paraId="002BACE2" w14:textId="319A416D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9.2.2配套</w:t>
      </w:r>
      <w:ins w:id="48" w:author="憬 黄" w:date="2026-02-11T10:14:00Z" w16du:dateUtc="2026-02-11T02:14:00Z">
        <w:r w:rsidR="002E212A">
          <w:rPr>
            <w:rFonts w:hint="eastAsia"/>
          </w:rPr>
          <w:t>操作</w:t>
        </w:r>
      </w:ins>
      <w:r>
        <w:rPr>
          <w:rFonts w:hint="eastAsia"/>
        </w:rPr>
        <w:t>视频教程</w:t>
      </w:r>
    </w:p>
    <w:p w14:paraId="2694184B" w14:textId="1409A7AB" w:rsidR="007D3052" w:rsidRDefault="007D3052" w:rsidP="007D3052">
      <w:pPr>
        <w:rPr>
          <w:rFonts w:hint="eastAsia"/>
        </w:rPr>
      </w:pPr>
      <w:r>
        <w:rPr>
          <w:rFonts w:hint="eastAsia"/>
        </w:rPr>
        <w:t>9.3 飞书Bot配置</w:t>
      </w:r>
    </w:p>
    <w:p w14:paraId="1A74C5F3" w14:textId="45A02C1C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9.3.1项目管理</w:t>
      </w:r>
      <w:ins w:id="49" w:author="憬 黄" w:date="2026-02-11T10:14:00Z" w16du:dateUtc="2026-02-11T02:14:00Z">
        <w:r w:rsidR="002E212A">
          <w:rPr>
            <w:rFonts w:hint="eastAsia"/>
          </w:rPr>
          <w:t>场景应用</w:t>
        </w:r>
      </w:ins>
    </w:p>
    <w:p w14:paraId="0CDAAED5" w14:textId="209B3B21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9.3.2配套</w:t>
      </w:r>
      <w:ins w:id="50" w:author="憬 黄" w:date="2026-02-11T10:14:00Z" w16du:dateUtc="2026-02-11T02:14:00Z">
        <w:r w:rsidR="002E212A">
          <w:rPr>
            <w:rFonts w:hint="eastAsia"/>
          </w:rPr>
          <w:t>操作</w:t>
        </w:r>
      </w:ins>
      <w:r>
        <w:rPr>
          <w:rFonts w:hint="eastAsia"/>
        </w:rPr>
        <w:t>视频教程</w:t>
      </w:r>
    </w:p>
    <w:p w14:paraId="3C71D3A8" w14:textId="5E36E19D" w:rsidR="007D3052" w:rsidRDefault="007D3052" w:rsidP="007D3052">
      <w:pPr>
        <w:rPr>
          <w:rFonts w:hint="eastAsia"/>
        </w:rPr>
      </w:pPr>
      <w:r>
        <w:rPr>
          <w:rFonts w:hint="eastAsia"/>
        </w:rPr>
        <w:t>9.4 QQ Bot配置</w:t>
      </w:r>
    </w:p>
    <w:p w14:paraId="75D1A94C" w14:textId="3D2031CB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9.4.1个人助手</w:t>
      </w:r>
      <w:ins w:id="51" w:author="憬 黄" w:date="2026-02-11T10:14:00Z" w16du:dateUtc="2026-02-11T02:14:00Z">
        <w:r w:rsidR="002E212A">
          <w:rPr>
            <w:rFonts w:hint="eastAsia"/>
          </w:rPr>
          <w:t>场景搭建</w:t>
        </w:r>
      </w:ins>
    </w:p>
    <w:p w14:paraId="0758BD94" w14:textId="36698C34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9.4.2配套</w:t>
      </w:r>
      <w:ins w:id="52" w:author="憬 黄" w:date="2026-02-11T10:14:00Z" w16du:dateUtc="2026-02-11T02:14:00Z">
        <w:r w:rsidR="002E212A">
          <w:rPr>
            <w:rFonts w:hint="eastAsia"/>
          </w:rPr>
          <w:t>操作</w:t>
        </w:r>
      </w:ins>
      <w:r>
        <w:rPr>
          <w:rFonts w:hint="eastAsia"/>
        </w:rPr>
        <w:t>视频教程</w:t>
      </w:r>
    </w:p>
    <w:p w14:paraId="726D78B5" w14:textId="33F8EB04" w:rsidR="007D3052" w:rsidRDefault="007D3052" w:rsidP="007D3052">
      <w:pPr>
        <w:rPr>
          <w:rFonts w:hint="eastAsia"/>
        </w:rPr>
      </w:pPr>
      <w:r>
        <w:rPr>
          <w:rFonts w:hint="eastAsia"/>
        </w:rPr>
        <w:t>第</w:t>
      </w:r>
      <w:r>
        <w:t>10章 API服务封装</w:t>
      </w:r>
      <w:ins w:id="53" w:author="憬 黄" w:date="2026-02-11T10:15:00Z" w16du:dateUtc="2026-02-11T02:15:00Z">
        <w:r w:rsidR="002E212A">
          <w:rPr>
            <w:rFonts w:hint="eastAsia"/>
          </w:rPr>
          <w:t>与集成</w:t>
        </w:r>
      </w:ins>
      <w:r>
        <w:t>（15,000字）</w:t>
      </w:r>
      <w:r>
        <w:rPr>
          <w:rFonts w:ascii="Segoe UI Emoji" w:hAnsi="Segoe UI Emoji" w:cs="Segoe UI Emoji"/>
        </w:rPr>
        <w:t>✅</w:t>
      </w:r>
    </w:p>
    <w:p w14:paraId="6CBC9C75" w14:textId="65F41427" w:rsidR="007D3052" w:rsidRDefault="007D3052" w:rsidP="007D3052">
      <w:pPr>
        <w:rPr>
          <w:rFonts w:hint="eastAsia"/>
        </w:rPr>
      </w:pPr>
      <w:r>
        <w:rPr>
          <w:rFonts w:hint="eastAsia"/>
        </w:rPr>
        <w:t>10.1 Banana绘图</w:t>
      </w:r>
      <w:ins w:id="54" w:author="憬 黄" w:date="2026-02-11T10:15:00Z" w16du:dateUtc="2026-02-11T02:15:00Z">
        <w:r w:rsidR="002E212A">
          <w:rPr>
            <w:rFonts w:hint="eastAsia"/>
          </w:rPr>
          <w:t>服务</w:t>
        </w:r>
      </w:ins>
      <w:r>
        <w:rPr>
          <w:rFonts w:hint="eastAsia"/>
        </w:rPr>
        <w:t>集成</w:t>
      </w:r>
    </w:p>
    <w:p w14:paraId="1ACB1324" w14:textId="0D837429" w:rsidR="007D3052" w:rsidRDefault="007D3052" w:rsidP="007D3052">
      <w:pPr>
        <w:rPr>
          <w:rFonts w:hint="eastAsia"/>
        </w:rPr>
      </w:pPr>
      <w:r>
        <w:rPr>
          <w:rFonts w:hint="eastAsia"/>
        </w:rPr>
        <w:t>10.2 Notion数据同步</w:t>
      </w:r>
      <w:ins w:id="55" w:author="憬 黄" w:date="2026-02-11T10:15:00Z" w16du:dateUtc="2026-02-11T02:15:00Z">
        <w:r w:rsidR="002E212A">
          <w:rPr>
            <w:rFonts w:hint="eastAsia"/>
          </w:rPr>
          <w:t>封装</w:t>
        </w:r>
      </w:ins>
    </w:p>
    <w:p w14:paraId="7BAA0F6F" w14:textId="2CD9A1CE" w:rsidR="007D3052" w:rsidRDefault="007D3052" w:rsidP="007D3052">
      <w:pPr>
        <w:rPr>
          <w:rFonts w:hint="eastAsia"/>
        </w:rPr>
      </w:pPr>
      <w:r>
        <w:rPr>
          <w:rFonts w:hint="eastAsia"/>
        </w:rPr>
        <w:t>10.3 视频生成服务</w:t>
      </w:r>
    </w:p>
    <w:p w14:paraId="461F20D7" w14:textId="7831E9BC" w:rsidR="007D3052" w:rsidRDefault="007D3052" w:rsidP="007D3052">
      <w:pPr>
        <w:rPr>
          <w:rFonts w:hint="eastAsia"/>
        </w:rPr>
      </w:pPr>
      <w:r>
        <w:rPr>
          <w:rFonts w:hint="eastAsia"/>
        </w:rPr>
        <w:t>10.4 语音合成接入</w:t>
      </w:r>
    </w:p>
    <w:p w14:paraId="333BBA56" w14:textId="11B1CFAF" w:rsidR="007D3052" w:rsidRDefault="007D3052" w:rsidP="007D3052">
      <w:pPr>
        <w:rPr>
          <w:rFonts w:hint="eastAsia"/>
        </w:rPr>
      </w:pPr>
      <w:r>
        <w:rPr>
          <w:rFonts w:hint="eastAsia"/>
        </w:rPr>
        <w:t>第</w:t>
      </w:r>
      <w:r>
        <w:t>11章 高级配置</w:t>
      </w:r>
      <w:ins w:id="56" w:author="憬 黄" w:date="2026-02-11T10:16:00Z" w16du:dateUtc="2026-02-11T02:16:00Z">
        <w:r w:rsidR="002E212A">
          <w:rPr>
            <w:rFonts w:hint="eastAsia"/>
          </w:rPr>
          <w:t>与性能优化</w:t>
        </w:r>
      </w:ins>
      <w:r>
        <w:t>（15,000字）</w:t>
      </w:r>
      <w:r>
        <w:rPr>
          <w:rFonts w:ascii="Segoe UI Emoji" w:hAnsi="Segoe UI Emoji" w:cs="Segoe UI Emoji"/>
        </w:rPr>
        <w:t>✅</w:t>
      </w:r>
    </w:p>
    <w:p w14:paraId="1568541B" w14:textId="21CCB01D" w:rsidR="007D3052" w:rsidRDefault="007D3052" w:rsidP="007D3052">
      <w:pPr>
        <w:rPr>
          <w:rFonts w:hint="eastAsia"/>
        </w:rPr>
      </w:pPr>
      <w:r>
        <w:rPr>
          <w:rFonts w:hint="eastAsia"/>
        </w:rPr>
        <w:t>11.1 Antigravity Manager配置</w:t>
      </w:r>
    </w:p>
    <w:p w14:paraId="5E6F41A2" w14:textId="7119E056" w:rsidR="007D3052" w:rsidRDefault="007D3052" w:rsidP="007D3052">
      <w:pPr>
        <w:rPr>
          <w:rFonts w:hint="eastAsia"/>
        </w:rPr>
      </w:pPr>
      <w:r>
        <w:rPr>
          <w:rFonts w:hint="eastAsia"/>
        </w:rPr>
        <w:t>11.2 多模型切换策略</w:t>
      </w:r>
    </w:p>
    <w:p w14:paraId="6D35DC09" w14:textId="4F254969" w:rsidR="007D3052" w:rsidRDefault="007D3052" w:rsidP="007D3052">
      <w:pPr>
        <w:rPr>
          <w:rFonts w:hint="eastAsia"/>
        </w:rPr>
      </w:pPr>
      <w:r>
        <w:t>11.3 成本优化方案</w:t>
      </w:r>
      <w:r>
        <w:rPr>
          <w:rFonts w:ascii="Segoe UI Emoji" w:hAnsi="Segoe UI Emoji" w:cs="Segoe UI Emoji"/>
        </w:rPr>
        <w:t>⭐</w:t>
      </w:r>
    </w:p>
    <w:p w14:paraId="46472C98" w14:textId="77C74784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11.3.1</w:t>
      </w:r>
      <w:del w:id="57" w:author="憬 黄" w:date="2026-02-11T10:17:00Z" w16du:dateUtc="2026-02-11T02:17:00Z">
        <w:r w:rsidDel="002E212A">
          <w:rPr>
            <w:rFonts w:hint="eastAsia"/>
          </w:rPr>
          <w:delText>使用</w:delText>
        </w:r>
      </w:del>
      <w:r>
        <w:rPr>
          <w:rFonts w:hint="eastAsia"/>
        </w:rPr>
        <w:t>国产大模型</w:t>
      </w:r>
      <w:del w:id="58" w:author="憬 黄" w:date="2026-02-11T10:17:00Z" w16du:dateUtc="2026-02-11T02:17:00Z">
        <w:r w:rsidDel="002E212A">
          <w:rPr>
            <w:rFonts w:hint="eastAsia"/>
          </w:rPr>
          <w:delText>节省50%-70%成本</w:delText>
        </w:r>
      </w:del>
      <w:ins w:id="59" w:author="憬 黄" w:date="2026-02-11T10:17:00Z" w16du:dateUtc="2026-02-11T02:17:00Z">
        <w:r w:rsidR="002E212A">
          <w:rPr>
            <w:rFonts w:hint="eastAsia"/>
          </w:rPr>
          <w:t>应用</w:t>
        </w:r>
      </w:ins>
    </w:p>
    <w:p w14:paraId="3386AFA4" w14:textId="675C6FF2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11.3.2</w:t>
      </w:r>
      <w:ins w:id="60" w:author="憬 黄" w:date="2026-02-11T10:17:00Z" w16du:dateUtc="2026-02-11T02:17:00Z">
        <w:r w:rsidR="002E212A">
          <w:rPr>
            <w:rFonts w:hint="eastAsia"/>
          </w:rPr>
          <w:t xml:space="preserve"> </w:t>
        </w:r>
      </w:ins>
      <w:r>
        <w:rPr>
          <w:rFonts w:hint="eastAsia"/>
        </w:rPr>
        <w:t>DeepSeek</w:t>
      </w:r>
      <w:del w:id="61" w:author="憬 黄" w:date="2026-02-11T10:17:00Z" w16du:dateUtc="2026-02-11T02:17:00Z">
        <w:r w:rsidDel="002E212A">
          <w:rPr>
            <w:rFonts w:hint="eastAsia"/>
          </w:rPr>
          <w:delText>：5-30元/月</w:delText>
        </w:r>
      </w:del>
      <w:ins w:id="62" w:author="憬 黄" w:date="2026-02-11T10:18:00Z" w16du:dateUtc="2026-02-11T02:18:00Z">
        <w:r w:rsidR="002E212A">
          <w:rPr>
            <w:rFonts w:hint="eastAsia"/>
          </w:rPr>
          <w:t>：</w:t>
        </w:r>
        <w:r w:rsidR="002E212A" w:rsidRPr="002E212A">
          <w:rPr>
            <w:rFonts w:hint="eastAsia"/>
          </w:rPr>
          <w:t>低成本部署实操</w:t>
        </w:r>
      </w:ins>
    </w:p>
    <w:p w14:paraId="510CFA0C" w14:textId="325D6894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11.3.3</w:t>
      </w:r>
      <w:ins w:id="63" w:author="憬 黄" w:date="2026-02-11T10:17:00Z" w16du:dateUtc="2026-02-11T02:17:00Z">
        <w:r w:rsidR="002E212A">
          <w:rPr>
            <w:rFonts w:hint="eastAsia"/>
          </w:rPr>
          <w:t xml:space="preserve"> </w:t>
        </w:r>
      </w:ins>
      <w:r>
        <w:rPr>
          <w:rFonts w:hint="eastAsia"/>
        </w:rPr>
        <w:t>Kimi：</w:t>
      </w:r>
      <w:ins w:id="64" w:author="憬 黄" w:date="2026-02-11T10:18:00Z" w16du:dateUtc="2026-02-11T02:18:00Z">
        <w:r w:rsidR="002E212A" w:rsidRPr="002E212A">
          <w:rPr>
            <w:rFonts w:hint="eastAsia"/>
          </w:rPr>
          <w:t>轻量化使用方案</w:t>
        </w:r>
      </w:ins>
      <w:del w:id="65" w:author="憬 黄" w:date="2026-02-11T10:18:00Z" w16du:dateUtc="2026-02-11T02:18:00Z">
        <w:r w:rsidDel="002E212A">
          <w:rPr>
            <w:rFonts w:hint="eastAsia"/>
          </w:rPr>
          <w:delText>10-50元/月</w:delText>
        </w:r>
      </w:del>
    </w:p>
    <w:p w14:paraId="79E18588" w14:textId="4E391A79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11.3.4</w:t>
      </w:r>
      <w:ins w:id="66" w:author="憬 黄" w:date="2026-02-11T10:17:00Z" w16du:dateUtc="2026-02-11T02:17:00Z">
        <w:r w:rsidR="002E212A">
          <w:rPr>
            <w:rFonts w:hint="eastAsia"/>
          </w:rPr>
          <w:t xml:space="preserve"> </w:t>
        </w:r>
      </w:ins>
      <w:r>
        <w:rPr>
          <w:rFonts w:hint="eastAsia"/>
        </w:rPr>
        <w:t>Claude：</w:t>
      </w:r>
      <w:ins w:id="67" w:author="憬 黄" w:date="2026-02-11T10:18:00Z" w16du:dateUtc="2026-02-11T02:18:00Z">
        <w:r w:rsidR="002E212A" w:rsidRPr="002E212A">
          <w:rPr>
            <w:rFonts w:hint="eastAsia"/>
          </w:rPr>
          <w:t>按需调用成本控制</w:t>
        </w:r>
      </w:ins>
      <w:del w:id="68" w:author="憬 黄" w:date="2026-02-11T10:18:00Z" w16du:dateUtc="2026-02-11T02:18:00Z">
        <w:r w:rsidDel="002E212A">
          <w:rPr>
            <w:rFonts w:hint="eastAsia"/>
          </w:rPr>
          <w:delText>50-200元/月</w:delText>
        </w:r>
      </w:del>
    </w:p>
    <w:p w14:paraId="5BCCB72E" w14:textId="2F95EBB9" w:rsidR="007D3052" w:rsidRDefault="007D3052" w:rsidP="007D3052">
      <w:pPr>
        <w:rPr>
          <w:rFonts w:hint="eastAsia"/>
        </w:rPr>
      </w:pPr>
      <w:r>
        <w:rPr>
          <w:rFonts w:hint="eastAsia"/>
        </w:rPr>
        <w:t>11.4 性能调优技巧</w:t>
      </w:r>
    </w:p>
    <w:p w14:paraId="579C3474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1E9530B1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第四部分：实战案例（3章，60,000字）</w:t>
      </w:r>
    </w:p>
    <w:p w14:paraId="5C79B504" w14:textId="583F055C" w:rsidR="007D3052" w:rsidRDefault="007D3052" w:rsidP="007D3052">
      <w:pPr>
        <w:rPr>
          <w:rFonts w:hint="eastAsia"/>
        </w:rPr>
      </w:pPr>
      <w:r>
        <w:rPr>
          <w:rFonts w:hint="eastAsia"/>
        </w:rPr>
        <w:t>第</w:t>
      </w:r>
      <w:r>
        <w:t>12章 个人效率提升（20,000字）</w:t>
      </w:r>
      <w:r>
        <w:rPr>
          <w:rFonts w:ascii="Segoe UI Emoji" w:hAnsi="Segoe UI Emoji" w:cs="Segoe UI Emoji"/>
        </w:rPr>
        <w:t>✅</w:t>
      </w:r>
    </w:p>
    <w:p w14:paraId="44223591" w14:textId="74C7C329" w:rsidR="007D3052" w:rsidRDefault="007D3052" w:rsidP="007D3052">
      <w:pPr>
        <w:rPr>
          <w:rFonts w:hint="eastAsia"/>
        </w:rPr>
      </w:pPr>
      <w:r>
        <w:rPr>
          <w:rFonts w:hint="eastAsia"/>
        </w:rPr>
        <w:t>12.1 知识工作者</w:t>
      </w:r>
      <w:ins w:id="69" w:author="憬 黄" w:date="2026-02-11T10:19:00Z" w16du:dateUtc="2026-02-11T02:19:00Z">
        <w:r w:rsidR="002E212A" w:rsidRPr="002E212A">
          <w:rPr>
            <w:rFonts w:hint="eastAsia"/>
          </w:rPr>
          <w:t>高效工作流</w:t>
        </w:r>
      </w:ins>
      <w:ins w:id="70" w:author="憬 黄" w:date="2026-02-11T10:20:00Z" w16du:dateUtc="2026-02-11T02:20:00Z">
        <w:r w:rsidR="00FF6498">
          <w:rPr>
            <w:rFonts w:hint="eastAsia"/>
          </w:rPr>
          <w:t>落地</w:t>
        </w:r>
      </w:ins>
      <w:del w:id="71" w:author="憬 黄" w:date="2026-02-11T10:19:00Z" w16du:dateUtc="2026-02-11T02:19:00Z">
        <w:r w:rsidDel="002E212A">
          <w:rPr>
            <w:rFonts w:hint="eastAsia"/>
          </w:rPr>
          <w:delText>的一天</w:delText>
        </w:r>
      </w:del>
    </w:p>
    <w:p w14:paraId="6F6DD0B8" w14:textId="18FEF195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12.1.1完整工作流</w:t>
      </w:r>
      <w:ins w:id="72" w:author="憬 黄" w:date="2026-02-11T10:20:00Z" w16du:dateUtc="2026-02-11T02:20:00Z">
        <w:r w:rsidR="00FF6498">
          <w:rPr>
            <w:rFonts w:hint="eastAsia"/>
          </w:rPr>
          <w:t>搭建</w:t>
        </w:r>
      </w:ins>
    </w:p>
    <w:p w14:paraId="62ED02E6" w14:textId="5E64E65B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12.1.2效率提升</w:t>
      </w:r>
      <w:bookmarkStart w:id="73" w:name="OLE_LINK2"/>
      <w:ins w:id="74" w:author="憬 黄" w:date="2026-02-11T10:23:00Z" w16du:dateUtc="2026-02-11T02:23:00Z">
        <w:r w:rsidR="00FF6498">
          <w:rPr>
            <w:rFonts w:hint="eastAsia"/>
          </w:rPr>
          <w:t>效果验证</w:t>
        </w:r>
        <w:bookmarkEnd w:id="73"/>
        <w:r w:rsidR="00FF6498">
          <w:rPr>
            <w:rFonts w:hint="eastAsia"/>
          </w:rPr>
          <w:t>（</w:t>
        </w:r>
      </w:ins>
      <w:r>
        <w:rPr>
          <w:rFonts w:hint="eastAsia"/>
        </w:rPr>
        <w:t>81.2%</w:t>
      </w:r>
      <w:ins w:id="75" w:author="憬 黄" w:date="2026-02-11T10:23:00Z" w16du:dateUtc="2026-02-11T02:23:00Z">
        <w:r w:rsidR="00FF6498">
          <w:rPr>
            <w:rFonts w:hint="eastAsia"/>
          </w:rPr>
          <w:t>）</w:t>
        </w:r>
      </w:ins>
    </w:p>
    <w:p w14:paraId="39952CAA" w14:textId="6A7C763C" w:rsidR="007D3052" w:rsidRDefault="007D3052" w:rsidP="007D3052">
      <w:pPr>
        <w:rPr>
          <w:rFonts w:hint="eastAsia"/>
        </w:rPr>
      </w:pPr>
      <w:r>
        <w:rPr>
          <w:rFonts w:hint="eastAsia"/>
        </w:rPr>
        <w:t>12.2 程序员的开发助手</w:t>
      </w:r>
      <w:ins w:id="76" w:author="憬 黄" w:date="2026-02-11T10:24:00Z" w16du:dateUtc="2026-02-11T02:24:00Z">
        <w:r w:rsidR="00FF6498">
          <w:rPr>
            <w:rFonts w:hint="eastAsia"/>
          </w:rPr>
          <w:t>实战</w:t>
        </w:r>
      </w:ins>
    </w:p>
    <w:p w14:paraId="2ADF39F2" w14:textId="1203E257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12.2.1代码搜索和</w:t>
      </w:r>
      <w:ins w:id="77" w:author="憬 黄" w:date="2026-02-11T10:21:00Z" w16du:dateUtc="2026-02-11T02:21:00Z">
        <w:r w:rsidR="00FF6498">
          <w:rPr>
            <w:rFonts w:hint="eastAsia"/>
          </w:rPr>
          <w:t>高效</w:t>
        </w:r>
      </w:ins>
      <w:r>
        <w:rPr>
          <w:rFonts w:hint="eastAsia"/>
        </w:rPr>
        <w:t>管理</w:t>
      </w:r>
    </w:p>
    <w:p w14:paraId="50BEB7A1" w14:textId="18F419FB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12.2.2效率提升</w:t>
      </w:r>
      <w:ins w:id="78" w:author="憬 黄" w:date="2026-02-11T10:21:00Z" w16du:dateUtc="2026-02-11T02:21:00Z">
        <w:r w:rsidR="00FF6498">
          <w:rPr>
            <w:rFonts w:hint="eastAsia"/>
          </w:rPr>
          <w:t>效果验证</w:t>
        </w:r>
      </w:ins>
      <w:ins w:id="79" w:author="憬 黄" w:date="2026-02-11T10:23:00Z" w16du:dateUtc="2026-02-11T02:23:00Z">
        <w:r w:rsidR="00FF6498">
          <w:rPr>
            <w:rFonts w:hint="eastAsia"/>
          </w:rPr>
          <w:t>（</w:t>
        </w:r>
      </w:ins>
      <w:r>
        <w:rPr>
          <w:rFonts w:hint="eastAsia"/>
        </w:rPr>
        <w:t>84.4%</w:t>
      </w:r>
      <w:ins w:id="80" w:author="憬 黄" w:date="2026-02-11T10:23:00Z" w16du:dateUtc="2026-02-11T02:23:00Z">
        <w:r w:rsidR="00FF6498">
          <w:rPr>
            <w:rFonts w:hint="eastAsia"/>
          </w:rPr>
          <w:t>）</w:t>
        </w:r>
      </w:ins>
    </w:p>
    <w:p w14:paraId="3F97769A" w14:textId="11D4C2C3" w:rsidR="007D3052" w:rsidRDefault="007D3052" w:rsidP="007D3052">
      <w:pPr>
        <w:rPr>
          <w:rFonts w:hint="eastAsia"/>
        </w:rPr>
      </w:pPr>
      <w:r>
        <w:rPr>
          <w:rFonts w:hint="eastAsia"/>
        </w:rPr>
        <w:t>12.3 内容创作者的工作流</w:t>
      </w:r>
      <w:ins w:id="81" w:author="憬 黄" w:date="2026-02-11T10:24:00Z" w16du:dateUtc="2026-02-11T02:24:00Z">
        <w:r w:rsidR="00FF6498">
          <w:rPr>
            <w:rFonts w:hint="eastAsia"/>
          </w:rPr>
          <w:t>优化</w:t>
        </w:r>
      </w:ins>
    </w:p>
    <w:p w14:paraId="30ADC6FD" w14:textId="422977E7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12.3.1多平台</w:t>
      </w:r>
      <w:ins w:id="82" w:author="憬 黄" w:date="2026-02-11T10:24:00Z" w16du:dateUtc="2026-02-11T02:24:00Z">
        <w:r w:rsidR="00FF6498">
          <w:rPr>
            <w:rFonts w:hint="eastAsia"/>
          </w:rPr>
          <w:t>内容同步</w:t>
        </w:r>
      </w:ins>
      <w:r>
        <w:rPr>
          <w:rFonts w:hint="eastAsia"/>
        </w:rPr>
        <w:t>发布</w:t>
      </w:r>
    </w:p>
    <w:p w14:paraId="15B7B7F9" w14:textId="63D09B0B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12.3.2效率提升</w:t>
      </w:r>
      <w:bookmarkStart w:id="83" w:name="OLE_LINK3"/>
      <w:ins w:id="84" w:author="憬 黄" w:date="2026-02-11T10:24:00Z" w16du:dateUtc="2026-02-11T02:24:00Z">
        <w:r w:rsidR="00FF6498">
          <w:rPr>
            <w:rFonts w:hint="eastAsia"/>
          </w:rPr>
          <w:t>效果验证</w:t>
        </w:r>
        <w:bookmarkEnd w:id="83"/>
        <w:r w:rsidR="00FF6498">
          <w:rPr>
            <w:rFonts w:hint="eastAsia"/>
          </w:rPr>
          <w:t>（</w:t>
        </w:r>
      </w:ins>
      <w:r>
        <w:rPr>
          <w:rFonts w:hint="eastAsia"/>
        </w:rPr>
        <w:t>75.3%</w:t>
      </w:r>
      <w:ins w:id="85" w:author="憬 黄" w:date="2026-02-11T10:24:00Z" w16du:dateUtc="2026-02-11T02:24:00Z">
        <w:r w:rsidR="00FF6498">
          <w:rPr>
            <w:rFonts w:hint="eastAsia"/>
          </w:rPr>
          <w:t>）</w:t>
        </w:r>
      </w:ins>
    </w:p>
    <w:p w14:paraId="441979B0" w14:textId="7CBA7BF0" w:rsidR="007D3052" w:rsidRDefault="007D3052" w:rsidP="007D3052">
      <w:pPr>
        <w:rPr>
          <w:rFonts w:hint="eastAsia"/>
        </w:rPr>
      </w:pPr>
      <w:r>
        <w:rPr>
          <w:rFonts w:hint="eastAsia"/>
        </w:rPr>
        <w:t>12.4 学生的学习助手</w:t>
      </w:r>
      <w:ins w:id="86" w:author="憬 黄" w:date="2026-02-11T10:24:00Z" w16du:dateUtc="2026-02-11T02:24:00Z">
        <w:r w:rsidR="00FF6498">
          <w:rPr>
            <w:rFonts w:hint="eastAsia"/>
          </w:rPr>
          <w:t>应用</w:t>
        </w:r>
      </w:ins>
    </w:p>
    <w:p w14:paraId="205E318D" w14:textId="62EB65F3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12.4.1论文</w:t>
      </w:r>
      <w:ins w:id="87" w:author="憬 黄" w:date="2026-02-11T10:25:00Z" w16du:dateUtc="2026-02-11T02:25:00Z">
        <w:r w:rsidR="00FF6498">
          <w:rPr>
            <w:rFonts w:hint="eastAsia"/>
          </w:rPr>
          <w:t>高效</w:t>
        </w:r>
      </w:ins>
      <w:r>
        <w:rPr>
          <w:rFonts w:hint="eastAsia"/>
        </w:rPr>
        <w:t>阅读</w:t>
      </w:r>
      <w:ins w:id="88" w:author="憬 黄" w:date="2026-02-11T10:25:00Z" w16du:dateUtc="2026-02-11T02:25:00Z">
        <w:r w:rsidR="00FF6498">
          <w:rPr>
            <w:rFonts w:hint="eastAsia"/>
          </w:rPr>
          <w:t>与整理</w:t>
        </w:r>
      </w:ins>
    </w:p>
    <w:p w14:paraId="589FB52E" w14:textId="490C68CA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12.4.2效率提升</w:t>
      </w:r>
      <w:ins w:id="89" w:author="憬 黄" w:date="2026-02-11T10:25:00Z" w16du:dateUtc="2026-02-11T02:25:00Z">
        <w:r w:rsidR="00FF6498">
          <w:rPr>
            <w:rFonts w:hint="eastAsia"/>
          </w:rPr>
          <w:t>效果验证</w:t>
        </w:r>
        <w:r w:rsidR="00FF6498">
          <w:rPr>
            <w:rFonts w:hint="eastAsia"/>
          </w:rPr>
          <w:t>（</w:t>
        </w:r>
      </w:ins>
      <w:r>
        <w:rPr>
          <w:rFonts w:hint="eastAsia"/>
        </w:rPr>
        <w:t>65.5%</w:t>
      </w:r>
      <w:ins w:id="90" w:author="憬 黄" w:date="2026-02-11T10:25:00Z" w16du:dateUtc="2026-02-11T02:25:00Z">
        <w:r w:rsidR="00FF6498">
          <w:rPr>
            <w:rFonts w:hint="eastAsia"/>
          </w:rPr>
          <w:t>）</w:t>
        </w:r>
      </w:ins>
    </w:p>
    <w:p w14:paraId="01F68014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第13章 团队协作场景（20,000字）</w:t>
      </w:r>
    </w:p>
    <w:p w14:paraId="689C34FD" w14:textId="72992F3B" w:rsidR="007D3052" w:rsidRDefault="007D3052" w:rsidP="007D3052">
      <w:pPr>
        <w:rPr>
          <w:rFonts w:hint="eastAsia"/>
        </w:rPr>
      </w:pPr>
      <w:r>
        <w:rPr>
          <w:rFonts w:hint="eastAsia"/>
        </w:rPr>
        <w:t>13.1 项目管理自动化</w:t>
      </w:r>
    </w:p>
    <w:p w14:paraId="4BA9B0D1" w14:textId="4E6DF535" w:rsidR="007D3052" w:rsidRDefault="007D3052" w:rsidP="007D3052">
      <w:pPr>
        <w:rPr>
          <w:rFonts w:hint="eastAsia"/>
        </w:rPr>
      </w:pPr>
      <w:r>
        <w:rPr>
          <w:rFonts w:hint="eastAsia"/>
        </w:rPr>
        <w:t>13.2 文档协作优化</w:t>
      </w:r>
    </w:p>
    <w:p w14:paraId="47F129C7" w14:textId="183DE0A1" w:rsidR="007D3052" w:rsidRDefault="007D3052" w:rsidP="007D3052">
      <w:pPr>
        <w:rPr>
          <w:rFonts w:hint="eastAsia"/>
        </w:rPr>
      </w:pPr>
      <w:r>
        <w:rPr>
          <w:rFonts w:hint="eastAsia"/>
        </w:rPr>
        <w:t>13.3 会议记录整理</w:t>
      </w:r>
    </w:p>
    <w:p w14:paraId="09DC87B2" w14:textId="49713305" w:rsidR="007D3052" w:rsidRDefault="007D3052" w:rsidP="007D3052">
      <w:pPr>
        <w:rPr>
          <w:rFonts w:hint="eastAsia"/>
        </w:rPr>
      </w:pPr>
      <w:r>
        <w:rPr>
          <w:rFonts w:hint="eastAsia"/>
        </w:rPr>
        <w:t>13.4 团队知识库建设</w:t>
      </w:r>
    </w:p>
    <w:p w14:paraId="6C4E6751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第14章 创意应用探索（20,000字）</w:t>
      </w:r>
    </w:p>
    <w:p w14:paraId="16DE7C59" w14:textId="04BD85F3" w:rsidR="007D3052" w:rsidRDefault="007D3052" w:rsidP="007D3052">
      <w:pPr>
        <w:rPr>
          <w:rFonts w:hint="eastAsia"/>
        </w:rPr>
      </w:pPr>
      <w:r>
        <w:rPr>
          <w:rFonts w:hint="eastAsia"/>
        </w:rPr>
        <w:t>14.1 AI绘画工作流</w:t>
      </w:r>
      <w:ins w:id="91" w:author="憬 黄" w:date="2026-02-11T10:26:00Z" w16du:dateUtc="2026-02-11T02:26:00Z">
        <w:r w:rsidR="00FF6498">
          <w:rPr>
            <w:rFonts w:hint="eastAsia"/>
          </w:rPr>
          <w:t>搭建</w:t>
        </w:r>
      </w:ins>
    </w:p>
    <w:p w14:paraId="705527CA" w14:textId="56DE16BC" w:rsidR="007D3052" w:rsidRDefault="007D3052" w:rsidP="007D3052">
      <w:pPr>
        <w:rPr>
          <w:rFonts w:hint="eastAsia"/>
        </w:rPr>
      </w:pPr>
      <w:r>
        <w:rPr>
          <w:rFonts w:hint="eastAsia"/>
        </w:rPr>
        <w:t>14.2 视频脚本生成</w:t>
      </w:r>
    </w:p>
    <w:p w14:paraId="0DE458D6" w14:textId="2A8F104C" w:rsidR="007D3052" w:rsidRDefault="007D3052" w:rsidP="007D3052">
      <w:pPr>
        <w:rPr>
          <w:rFonts w:hint="eastAsia"/>
        </w:rPr>
      </w:pPr>
      <w:r>
        <w:rPr>
          <w:rFonts w:hint="eastAsia"/>
        </w:rPr>
        <w:t>14.3 多语言翻译助手</w:t>
      </w:r>
      <w:ins w:id="92" w:author="憬 黄" w:date="2026-02-11T10:27:00Z" w16du:dateUtc="2026-02-11T02:27:00Z">
        <w:r w:rsidR="00A87FC8">
          <w:rPr>
            <w:rFonts w:hint="eastAsia"/>
          </w:rPr>
          <w:t>应用</w:t>
        </w:r>
      </w:ins>
    </w:p>
    <w:p w14:paraId="0C30C550" w14:textId="394F5512" w:rsidR="007D3052" w:rsidRDefault="007D3052" w:rsidP="007D3052">
      <w:pPr>
        <w:rPr>
          <w:rFonts w:hint="eastAsia"/>
        </w:rPr>
      </w:pPr>
      <w:r>
        <w:rPr>
          <w:rFonts w:hint="eastAsia"/>
        </w:rPr>
        <w:t>14.4 数据分析自动化</w:t>
      </w:r>
      <w:ins w:id="93" w:author="憬 黄" w:date="2026-02-11T10:27:00Z" w16du:dateUtc="2026-02-11T02:27:00Z">
        <w:r w:rsidR="00A87FC8">
          <w:rPr>
            <w:rFonts w:hint="eastAsia"/>
          </w:rPr>
          <w:t>流程实现</w:t>
        </w:r>
      </w:ins>
    </w:p>
    <w:p w14:paraId="460E510C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2E482209" w14:textId="7E5673E9" w:rsidR="007D3052" w:rsidRDefault="007D3052" w:rsidP="007D3052">
      <w:pPr>
        <w:rPr>
          <w:rFonts w:hint="eastAsia"/>
        </w:rPr>
      </w:pPr>
      <w:r>
        <w:rPr>
          <w:rFonts w:hint="eastAsia"/>
        </w:rPr>
        <w:t>第五部分：问题解决</w:t>
      </w:r>
      <w:proofErr w:type="gramStart"/>
      <w:ins w:id="94" w:author="憬 黄" w:date="2026-02-11T10:27:00Z" w16du:dateUtc="2026-02-11T02:27:00Z">
        <w:r w:rsidR="00A87FC8">
          <w:rPr>
            <w:rFonts w:hint="eastAsia"/>
          </w:rPr>
          <w:t>与避坑</w:t>
        </w:r>
        <w:proofErr w:type="gramEnd"/>
        <w:r w:rsidR="00A87FC8">
          <w:rPr>
            <w:rFonts w:hint="eastAsia"/>
          </w:rPr>
          <w:t>指南</w:t>
        </w:r>
      </w:ins>
      <w:r>
        <w:rPr>
          <w:rFonts w:hint="eastAsia"/>
        </w:rPr>
        <w:t>（2章，40,000字）</w:t>
      </w:r>
    </w:p>
    <w:p w14:paraId="204E8398" w14:textId="1AD4D4BF" w:rsidR="007D3052" w:rsidRDefault="007D3052" w:rsidP="007D3052">
      <w:pPr>
        <w:rPr>
          <w:rFonts w:hint="eastAsia"/>
        </w:rPr>
      </w:pPr>
      <w:r>
        <w:rPr>
          <w:rFonts w:hint="eastAsia"/>
        </w:rPr>
        <w:t>第15章 常见问题</w:t>
      </w:r>
      <w:ins w:id="95" w:author="憬 黄" w:date="2026-02-11T10:27:00Z" w16du:dateUtc="2026-02-11T02:27:00Z">
        <w:r w:rsidR="00A87FC8">
          <w:rPr>
            <w:rFonts w:hint="eastAsia"/>
          </w:rPr>
          <w:t>排查</w:t>
        </w:r>
      </w:ins>
      <w:r>
        <w:rPr>
          <w:rFonts w:hint="eastAsia"/>
        </w:rPr>
        <w:t>与解决（20,000字）</w:t>
      </w:r>
    </w:p>
    <w:p w14:paraId="7F1B2D44" w14:textId="560CE093" w:rsidR="007D3052" w:rsidRDefault="007D3052" w:rsidP="007D3052">
      <w:pPr>
        <w:rPr>
          <w:rFonts w:hint="eastAsia"/>
        </w:rPr>
      </w:pPr>
      <w:r>
        <w:rPr>
          <w:rFonts w:hint="eastAsia"/>
        </w:rPr>
        <w:t>15.1 安装配置问题</w:t>
      </w:r>
    </w:p>
    <w:p w14:paraId="50A47BBE" w14:textId="2F904CAF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15.1.1Node.js版本</w:t>
      </w:r>
      <w:ins w:id="96" w:author="憬 黄" w:date="2026-02-11T10:31:00Z" w16du:dateUtc="2026-02-11T02:31:00Z">
        <w:r w:rsidR="0088301D">
          <w:rPr>
            <w:rFonts w:hint="eastAsia"/>
          </w:rPr>
          <w:t>不兼容</w:t>
        </w:r>
      </w:ins>
      <w:r>
        <w:rPr>
          <w:rFonts w:hint="eastAsia"/>
        </w:rPr>
        <w:t>问题</w:t>
      </w:r>
    </w:p>
    <w:p w14:paraId="512C138B" w14:textId="74914E21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15.1.2权限</w:t>
      </w:r>
      <w:ins w:id="97" w:author="憬 黄" w:date="2026-02-11T10:31:00Z" w16du:dateUtc="2026-02-11T02:31:00Z">
        <w:r w:rsidR="0088301D">
          <w:rPr>
            <w:rFonts w:hint="eastAsia"/>
          </w:rPr>
          <w:t>配置</w:t>
        </w:r>
      </w:ins>
      <w:r>
        <w:rPr>
          <w:rFonts w:hint="eastAsia"/>
        </w:rPr>
        <w:t>问题</w:t>
      </w:r>
    </w:p>
    <w:p w14:paraId="22F6AE70" w14:textId="0F904898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15.1.3网络</w:t>
      </w:r>
      <w:ins w:id="98" w:author="憬 黄" w:date="2026-02-11T10:31:00Z" w16du:dateUtc="2026-02-11T02:31:00Z">
        <w:r w:rsidR="0088301D">
          <w:rPr>
            <w:rFonts w:hint="eastAsia"/>
          </w:rPr>
          <w:t>链接</w:t>
        </w:r>
      </w:ins>
      <w:r>
        <w:rPr>
          <w:rFonts w:hint="eastAsia"/>
        </w:rPr>
        <w:t>问题</w:t>
      </w:r>
    </w:p>
    <w:p w14:paraId="6C8ECA96" w14:textId="0FE575CF" w:rsidR="007D3052" w:rsidRDefault="007D3052" w:rsidP="007D3052">
      <w:pPr>
        <w:rPr>
          <w:rFonts w:hint="eastAsia"/>
        </w:rPr>
      </w:pPr>
      <w:r>
        <w:rPr>
          <w:rFonts w:hint="eastAsia"/>
        </w:rPr>
        <w:t>15.2 API连接问题</w:t>
      </w:r>
    </w:p>
    <w:p w14:paraId="3CFEDCC5" w14:textId="251BF0EF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15.2.1</w:t>
      </w:r>
      <w:bookmarkStart w:id="99" w:name="OLE_LINK4"/>
      <w:r>
        <w:rPr>
          <w:rFonts w:hint="eastAsia"/>
        </w:rPr>
        <w:t>API</w:t>
      </w:r>
      <w:bookmarkEnd w:id="99"/>
      <w:r>
        <w:rPr>
          <w:rFonts w:hint="eastAsia"/>
        </w:rPr>
        <w:t xml:space="preserve"> Key配置错误</w:t>
      </w:r>
    </w:p>
    <w:p w14:paraId="18684A36" w14:textId="6AA643D9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15.2.2</w:t>
      </w:r>
      <w:ins w:id="100" w:author="憬 黄" w:date="2026-02-11T10:32:00Z" w16du:dateUtc="2026-02-11T02:32:00Z">
        <w:r w:rsidR="0088301D" w:rsidRPr="0088301D">
          <w:rPr>
            <w:rFonts w:hint="eastAsia"/>
          </w:rPr>
          <w:t xml:space="preserve"> </w:t>
        </w:r>
        <w:r w:rsidR="0088301D">
          <w:rPr>
            <w:rFonts w:hint="eastAsia"/>
          </w:rPr>
          <w:t>API</w:t>
        </w:r>
      </w:ins>
      <w:r>
        <w:rPr>
          <w:rFonts w:hint="eastAsia"/>
        </w:rPr>
        <w:t>网络连接问题</w:t>
      </w:r>
    </w:p>
    <w:p w14:paraId="73F3A885" w14:textId="7F5E87D8" w:rsidR="007D3052" w:rsidRDefault="007D3052" w:rsidP="007D3052">
      <w:pPr>
        <w:rPr>
          <w:rFonts w:hint="eastAsia"/>
        </w:rPr>
      </w:pPr>
      <w:r>
        <w:rPr>
          <w:rFonts w:hint="eastAsia"/>
        </w:rPr>
        <w:t>15.3 Skills加载</w:t>
      </w:r>
      <w:ins w:id="101" w:author="憬 黄" w:date="2026-02-11T10:31:00Z" w16du:dateUtc="2026-02-11T02:31:00Z">
        <w:r w:rsidR="0088301D">
          <w:rPr>
            <w:rFonts w:hint="eastAsia"/>
          </w:rPr>
          <w:t>异常</w:t>
        </w:r>
      </w:ins>
      <w:r>
        <w:rPr>
          <w:rFonts w:hint="eastAsia"/>
        </w:rPr>
        <w:t>问题</w:t>
      </w:r>
    </w:p>
    <w:p w14:paraId="6594EB47" w14:textId="3E30C408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15.3.1Skills安装失败</w:t>
      </w:r>
      <w:ins w:id="102" w:author="憬 黄" w:date="2026-02-11T10:32:00Z" w16du:dateUtc="2026-02-11T02:32:00Z">
        <w:r w:rsidR="0088301D">
          <w:rPr>
            <w:rFonts w:hint="eastAsia"/>
          </w:rPr>
          <w:t>问题</w:t>
        </w:r>
      </w:ins>
    </w:p>
    <w:p w14:paraId="1D12F177" w14:textId="5BA1DA9E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15.3.2Skills更新</w:t>
      </w:r>
      <w:ins w:id="103" w:author="憬 黄" w:date="2026-02-11T10:32:00Z" w16du:dateUtc="2026-02-11T02:32:00Z">
        <w:r w:rsidR="0088301D">
          <w:rPr>
            <w:rFonts w:hint="eastAsia"/>
          </w:rPr>
          <w:t>失败</w:t>
        </w:r>
      </w:ins>
      <w:r>
        <w:rPr>
          <w:rFonts w:hint="eastAsia"/>
        </w:rPr>
        <w:t>问题</w:t>
      </w:r>
    </w:p>
    <w:p w14:paraId="7AC62091" w14:textId="1832C40F" w:rsidR="007D3052" w:rsidRDefault="007D3052" w:rsidP="007D3052">
      <w:pPr>
        <w:rPr>
          <w:rFonts w:hint="eastAsia"/>
        </w:rPr>
      </w:pPr>
      <w:r>
        <w:rPr>
          <w:rFonts w:hint="eastAsia"/>
        </w:rPr>
        <w:t>15.4 性能优化问题</w:t>
      </w:r>
    </w:p>
    <w:p w14:paraId="1DDC5FAD" w14:textId="37FE31AA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15.4.1</w:t>
      </w:r>
      <w:ins w:id="104" w:author="憬 黄" w:date="2026-02-11T10:33:00Z" w16du:dateUtc="2026-02-11T02:33:00Z">
        <w:r w:rsidR="0088301D">
          <w:rPr>
            <w:rFonts w:hint="eastAsia"/>
          </w:rPr>
          <w:t>系统</w:t>
        </w:r>
      </w:ins>
      <w:r>
        <w:rPr>
          <w:rFonts w:hint="eastAsia"/>
        </w:rPr>
        <w:t>响应</w:t>
      </w:r>
      <w:ins w:id="105" w:author="憬 黄" w:date="2026-02-11T10:33:00Z" w16du:dateUtc="2026-02-11T02:33:00Z">
        <w:r w:rsidR="0088301D">
          <w:rPr>
            <w:rFonts w:hint="eastAsia"/>
          </w:rPr>
          <w:t>缓</w:t>
        </w:r>
      </w:ins>
      <w:r>
        <w:rPr>
          <w:rFonts w:hint="eastAsia"/>
        </w:rPr>
        <w:t>慢</w:t>
      </w:r>
      <w:ins w:id="106" w:author="憬 黄" w:date="2026-02-11T10:33:00Z" w16du:dateUtc="2026-02-11T02:33:00Z">
        <w:r w:rsidR="0088301D">
          <w:rPr>
            <w:rFonts w:hint="eastAsia"/>
          </w:rPr>
          <w:t>问题</w:t>
        </w:r>
      </w:ins>
    </w:p>
    <w:p w14:paraId="2A4F3336" w14:textId="6DF209F4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15.4.2内存占用</w:t>
      </w:r>
      <w:ins w:id="107" w:author="憬 黄" w:date="2026-02-11T10:33:00Z" w16du:dateUtc="2026-02-11T02:33:00Z">
        <w:r w:rsidR="0088301D">
          <w:rPr>
            <w:rFonts w:hint="eastAsia"/>
          </w:rPr>
          <w:t>过</w:t>
        </w:r>
      </w:ins>
      <w:r>
        <w:rPr>
          <w:rFonts w:hint="eastAsia"/>
        </w:rPr>
        <w:t>高</w:t>
      </w:r>
      <w:ins w:id="108" w:author="憬 黄" w:date="2026-02-11T10:33:00Z" w16du:dateUtc="2026-02-11T02:33:00Z">
        <w:r w:rsidR="0088301D">
          <w:rPr>
            <w:rFonts w:hint="eastAsia"/>
          </w:rPr>
          <w:t>问题</w:t>
        </w:r>
      </w:ins>
    </w:p>
    <w:p w14:paraId="3B6C5D68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</w:t>
      </w:r>
      <w:r>
        <w:t xml:space="preserve">16章 </w:t>
      </w:r>
      <w:proofErr w:type="gramStart"/>
      <w:r>
        <w:t>避坑指南</w:t>
      </w:r>
      <w:proofErr w:type="gramEnd"/>
      <w:r>
        <w:t>（20,000字）</w:t>
      </w:r>
      <w:r>
        <w:rPr>
          <w:rFonts w:ascii="Segoe UI Emoji" w:hAnsi="Segoe UI Emoji" w:cs="Segoe UI Emoji"/>
        </w:rPr>
        <w:t>⭐</w:t>
      </w:r>
    </w:p>
    <w:p w14:paraId="474840DD" w14:textId="1A31D2BB" w:rsidR="007D3052" w:rsidRDefault="007D3052" w:rsidP="007D3052">
      <w:pPr>
        <w:rPr>
          <w:rFonts w:hint="eastAsia"/>
        </w:rPr>
      </w:pPr>
      <w:r>
        <w:rPr>
          <w:rFonts w:hint="eastAsia"/>
        </w:rPr>
        <w:t>16.1 新手常犯的10个错误</w:t>
      </w:r>
    </w:p>
    <w:p w14:paraId="39ED2F35" w14:textId="1A1362DB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16.1.1错误1：</w:t>
      </w:r>
      <w:del w:id="109" w:author="憬 黄" w:date="2026-02-11T10:33:00Z" w16du:dateUtc="2026-02-11T02:33:00Z">
        <w:r w:rsidDel="0088301D">
          <w:rPr>
            <w:rFonts w:hint="eastAsia"/>
          </w:rPr>
          <w:delText>不看</w:delText>
        </w:r>
      </w:del>
      <w:ins w:id="110" w:author="憬 黄" w:date="2026-02-11T10:33:00Z" w16du:dateUtc="2026-02-11T02:33:00Z">
        <w:r w:rsidR="0088301D">
          <w:rPr>
            <w:rFonts w:hint="eastAsia"/>
          </w:rPr>
          <w:t>跳过</w:t>
        </w:r>
      </w:ins>
      <w:ins w:id="111" w:author="憬 黄" w:date="2026-02-11T10:34:00Z" w16du:dateUtc="2026-02-11T02:34:00Z">
        <w:r w:rsidR="0088301D">
          <w:rPr>
            <w:rFonts w:hint="eastAsia"/>
          </w:rPr>
          <w:t>官方</w:t>
        </w:r>
      </w:ins>
      <w:r>
        <w:rPr>
          <w:rFonts w:hint="eastAsia"/>
        </w:rPr>
        <w:t>文档直接安装</w:t>
      </w:r>
    </w:p>
    <w:p w14:paraId="5B38E4AF" w14:textId="016642D9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16.1.2错误2：使用过时的教程</w:t>
      </w:r>
    </w:p>
    <w:p w14:paraId="30AA0503" w14:textId="54692F9B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16.1.3错误3：API Key配置</w:t>
      </w:r>
      <w:del w:id="112" w:author="憬 黄" w:date="2026-02-11T10:34:00Z" w16du:dateUtc="2026-02-11T02:34:00Z">
        <w:r w:rsidDel="0088301D">
          <w:rPr>
            <w:rFonts w:hint="eastAsia"/>
          </w:rPr>
          <w:delText>错误</w:delText>
        </w:r>
      </w:del>
      <w:ins w:id="113" w:author="憬 黄" w:date="2026-02-11T10:34:00Z" w16du:dateUtc="2026-02-11T02:34:00Z">
        <w:r w:rsidR="0088301D">
          <w:rPr>
            <w:rFonts w:hint="eastAsia"/>
          </w:rPr>
          <w:t>失误</w:t>
        </w:r>
      </w:ins>
    </w:p>
    <w:p w14:paraId="058F0C1A" w14:textId="3784F0DA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16.1.4错误4：忽略成本控制</w:t>
      </w:r>
    </w:p>
    <w:p w14:paraId="5BCFE3E9" w14:textId="05D52F40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16.1.5错误5：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备份配置文件</w:t>
      </w:r>
    </w:p>
    <w:p w14:paraId="516750C3" w14:textId="4C215C6A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16.1.6错误6：盲目安装Skills</w:t>
      </w:r>
    </w:p>
    <w:p w14:paraId="039230FF" w14:textId="43E5EC20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16.1.7错误7：不设置Persona</w:t>
      </w:r>
    </w:p>
    <w:p w14:paraId="1A6E462F" w14:textId="306EF36C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16.1.8错误8：忽略隐私保护</w:t>
      </w:r>
    </w:p>
    <w:p w14:paraId="13873E9C" w14:textId="017D0BB7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16.1.9错误9：不更新</w:t>
      </w:r>
      <w:ins w:id="114" w:author="憬 黄" w:date="2026-02-11T10:34:00Z" w16du:dateUtc="2026-02-11T02:34:00Z">
        <w:r w:rsidR="0088301D">
          <w:rPr>
            <w:rFonts w:hint="eastAsia"/>
          </w:rPr>
          <w:t>系统</w:t>
        </w:r>
      </w:ins>
      <w:r>
        <w:rPr>
          <w:rFonts w:hint="eastAsia"/>
        </w:rPr>
        <w:t>版本</w:t>
      </w:r>
    </w:p>
    <w:p w14:paraId="4679AFBA" w14:textId="75E4463C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16.1.10错误10：不参与社区</w:t>
      </w:r>
      <w:ins w:id="115" w:author="憬 黄" w:date="2026-02-11T10:34:00Z" w16du:dateUtc="2026-02-11T02:34:00Z">
        <w:r w:rsidR="0088301D">
          <w:rPr>
            <w:rFonts w:hint="eastAsia"/>
          </w:rPr>
          <w:t>交流</w:t>
        </w:r>
      </w:ins>
    </w:p>
    <w:p w14:paraId="4557503B" w14:textId="32BF61F7" w:rsidR="007D3052" w:rsidRDefault="007D3052" w:rsidP="007D3052">
      <w:pPr>
        <w:rPr>
          <w:rFonts w:hint="eastAsia"/>
        </w:rPr>
      </w:pPr>
      <w:r>
        <w:rPr>
          <w:rFonts w:hint="eastAsia"/>
        </w:rPr>
        <w:t>16.2 模型</w:t>
      </w:r>
      <w:proofErr w:type="gramStart"/>
      <w:r>
        <w:rPr>
          <w:rFonts w:hint="eastAsia"/>
        </w:rPr>
        <w:t>选择避坑</w:t>
      </w:r>
      <w:ins w:id="116" w:author="憬 黄" w:date="2026-02-11T10:34:00Z" w16du:dateUtc="2026-02-11T02:34:00Z">
        <w:r w:rsidR="0088301D">
          <w:rPr>
            <w:rFonts w:hint="eastAsia"/>
          </w:rPr>
          <w:t>技巧</w:t>
        </w:r>
      </w:ins>
      <w:proofErr w:type="gramEnd"/>
    </w:p>
    <w:p w14:paraId="41ADC339" w14:textId="4D97EEA6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16.2.1</w:t>
      </w:r>
      <w:ins w:id="117" w:author="憬 黄" w:date="2026-02-11T10:35:00Z" w16du:dateUtc="2026-02-11T02:35:00Z">
        <w:r w:rsidR="0088301D" w:rsidRPr="0088301D">
          <w:rPr>
            <w:rFonts w:hint="eastAsia"/>
          </w:rPr>
          <w:t>基于场景</w:t>
        </w:r>
      </w:ins>
      <w:del w:id="118" w:author="憬 黄" w:date="2026-02-11T10:35:00Z" w16du:dateUtc="2026-02-11T02:35:00Z">
        <w:r w:rsidDel="0088301D">
          <w:rPr>
            <w:rFonts w:hint="eastAsia"/>
          </w:rPr>
          <w:delText>如何</w:delText>
        </w:r>
      </w:del>
      <w:r>
        <w:rPr>
          <w:rFonts w:hint="eastAsia"/>
        </w:rPr>
        <w:t>选择合适的模型</w:t>
      </w:r>
    </w:p>
    <w:p w14:paraId="422728BD" w14:textId="1202E562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16.2.2</w:t>
      </w:r>
      <w:ins w:id="119" w:author="憬 黄" w:date="2026-02-11T10:35:00Z" w16du:dateUtc="2026-02-11T02:35:00Z">
        <w:r w:rsidR="0088301D" w:rsidRPr="0088301D">
          <w:rPr>
            <w:rFonts w:hint="eastAsia"/>
          </w:rPr>
          <w:t>模型选择避坑：</w:t>
        </w:r>
      </w:ins>
      <w:r>
        <w:rPr>
          <w:rFonts w:hint="eastAsia"/>
        </w:rPr>
        <w:t>避免高额</w:t>
      </w:r>
      <w:ins w:id="120" w:author="憬 黄" w:date="2026-02-11T10:35:00Z" w16du:dateUtc="2026-02-11T02:35:00Z">
        <w:r w:rsidR="0088301D">
          <w:rPr>
            <w:rFonts w:hint="eastAsia"/>
          </w:rPr>
          <w:t>使用</w:t>
        </w:r>
      </w:ins>
      <w:r>
        <w:rPr>
          <w:rFonts w:hint="eastAsia"/>
        </w:rPr>
        <w:t>费用</w:t>
      </w:r>
    </w:p>
    <w:p w14:paraId="7352BBFD" w14:textId="3AFF9A71" w:rsidR="007D3052" w:rsidRDefault="007D3052" w:rsidP="007D3052">
      <w:pPr>
        <w:rPr>
          <w:rFonts w:hint="eastAsia"/>
        </w:rPr>
      </w:pPr>
      <w:r>
        <w:rPr>
          <w:rFonts w:hint="eastAsia"/>
        </w:rPr>
        <w:t>16.3 成本控制避坑</w:t>
      </w:r>
    </w:p>
    <w:p w14:paraId="4802D73D" w14:textId="3DF6EB4D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16.3.1Token消耗陷阱</w:t>
      </w:r>
      <w:ins w:id="121" w:author="憬 黄" w:date="2026-02-11T10:35:00Z" w16du:dateUtc="2026-02-11T02:35:00Z">
        <w:r w:rsidR="0088301D">
          <w:rPr>
            <w:rFonts w:hint="eastAsia"/>
          </w:rPr>
          <w:t>识别</w:t>
        </w:r>
      </w:ins>
    </w:p>
    <w:p w14:paraId="30082297" w14:textId="44A647C0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16.3.2</w:t>
      </w:r>
      <w:del w:id="122" w:author="憬 黄" w:date="2026-02-11T10:36:00Z" w16du:dateUtc="2026-02-11T02:36:00Z">
        <w:r w:rsidDel="0088301D">
          <w:rPr>
            <w:rFonts w:hint="eastAsia"/>
          </w:rPr>
          <w:delText>如何降</w:delText>
        </w:r>
      </w:del>
      <w:r>
        <w:rPr>
          <w:rFonts w:hint="eastAsia"/>
        </w:rPr>
        <w:t>低成本</w:t>
      </w:r>
      <w:ins w:id="123" w:author="憬 黄" w:date="2026-02-11T10:36:00Z" w16du:dateUtc="2026-02-11T02:36:00Z">
        <w:r w:rsidR="0088301D" w:rsidRPr="0088301D">
          <w:rPr>
            <w:rFonts w:hint="eastAsia"/>
          </w:rPr>
          <w:t>高效使用的实用方法</w:t>
        </w:r>
      </w:ins>
    </w:p>
    <w:p w14:paraId="4323D61E" w14:textId="30F442B7" w:rsidR="007D3052" w:rsidRDefault="007D3052" w:rsidP="007D3052">
      <w:pPr>
        <w:rPr>
          <w:rFonts w:hint="eastAsia"/>
        </w:rPr>
      </w:pPr>
      <w:r>
        <w:rPr>
          <w:rFonts w:hint="eastAsia"/>
        </w:rPr>
        <w:t>16.4 安全隐私注意事项</w:t>
      </w:r>
    </w:p>
    <w:p w14:paraId="50DA1FE1" w14:textId="21557701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16.4.1敏感信息</w:t>
      </w:r>
      <w:ins w:id="124" w:author="憬 黄" w:date="2026-02-11T10:36:00Z" w16du:dateUtc="2026-02-11T02:36:00Z">
        <w:r w:rsidR="0088301D">
          <w:rPr>
            <w:rFonts w:hint="eastAsia"/>
          </w:rPr>
          <w:t>加密与</w:t>
        </w:r>
      </w:ins>
      <w:r>
        <w:rPr>
          <w:rFonts w:hint="eastAsia"/>
        </w:rPr>
        <w:t>保护</w:t>
      </w:r>
    </w:p>
    <w:p w14:paraId="5B05D28E" w14:textId="015758F8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16.4.2API Key安全</w:t>
      </w:r>
      <w:ins w:id="125" w:author="憬 黄" w:date="2026-02-11T10:36:00Z" w16du:dateUtc="2026-02-11T02:36:00Z">
        <w:r w:rsidR="0088301D">
          <w:rPr>
            <w:rFonts w:hint="eastAsia"/>
          </w:rPr>
          <w:t>管理技巧</w:t>
        </w:r>
      </w:ins>
    </w:p>
    <w:p w14:paraId="096B66EF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78588E07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lastRenderedPageBreak/>
        <w:t>附录（4个附录，25,000字）</w:t>
      </w:r>
    </w:p>
    <w:p w14:paraId="784D8D03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附录A 命令速查表（5,000字）</w:t>
      </w:r>
    </w:p>
    <w:p w14:paraId="5227B0A3" w14:textId="18E4BD65" w:rsidR="007D3052" w:rsidRDefault="007D3052" w:rsidP="007D3052">
      <w:pPr>
        <w:rPr>
          <w:rFonts w:hint="eastAsia"/>
        </w:rPr>
      </w:pPr>
      <w:r>
        <w:rPr>
          <w:rFonts w:hint="eastAsia"/>
        </w:rPr>
        <w:t>A.1常用命令列表</w:t>
      </w:r>
    </w:p>
    <w:p w14:paraId="57B0437E" w14:textId="05ECD116" w:rsidR="007D3052" w:rsidRDefault="007D3052" w:rsidP="007D3052">
      <w:pPr>
        <w:rPr>
          <w:rFonts w:hint="eastAsia"/>
        </w:rPr>
      </w:pPr>
      <w:r>
        <w:rPr>
          <w:rFonts w:hint="eastAsia"/>
        </w:rPr>
        <w:t>A.2快捷键大全</w:t>
      </w:r>
    </w:p>
    <w:p w14:paraId="201A104B" w14:textId="3E27B0B2" w:rsidR="007D3052" w:rsidRDefault="007D3052" w:rsidP="007D3052">
      <w:pPr>
        <w:rPr>
          <w:rFonts w:hint="eastAsia"/>
        </w:rPr>
      </w:pPr>
      <w:r>
        <w:rPr>
          <w:rFonts w:hint="eastAsia"/>
        </w:rPr>
        <w:t>A.3配置文件说明</w:t>
      </w:r>
    </w:p>
    <w:p w14:paraId="22EFC6B8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附录B 常用Skills清单（8,000字）</w:t>
      </w:r>
    </w:p>
    <w:p w14:paraId="63A74088" w14:textId="3E0C2078" w:rsidR="007D3052" w:rsidRDefault="007D3052" w:rsidP="007D3052">
      <w:pPr>
        <w:rPr>
          <w:rFonts w:hint="eastAsia"/>
        </w:rPr>
      </w:pPr>
      <w:r>
        <w:rPr>
          <w:rFonts w:hint="eastAsia"/>
        </w:rPr>
        <w:t>B.1</w:t>
      </w:r>
      <w:proofErr w:type="gramStart"/>
      <w:r>
        <w:rPr>
          <w:rFonts w:hint="eastAsia"/>
        </w:rPr>
        <w:t>必装</w:t>
      </w:r>
      <w:proofErr w:type="gramEnd"/>
      <w:r>
        <w:rPr>
          <w:rFonts w:hint="eastAsia"/>
        </w:rPr>
        <w:t>Skills推荐</w:t>
      </w:r>
    </w:p>
    <w:p w14:paraId="22638A62" w14:textId="5AE3A314" w:rsidR="007D3052" w:rsidRDefault="007D3052" w:rsidP="007D3052">
      <w:pPr>
        <w:rPr>
          <w:rFonts w:hint="eastAsia"/>
        </w:rPr>
      </w:pPr>
      <w:r>
        <w:rPr>
          <w:rFonts w:hint="eastAsia"/>
        </w:rPr>
        <w:t>B.2 Skills分类索引</w:t>
      </w:r>
    </w:p>
    <w:p w14:paraId="5FC0976F" w14:textId="69F4119A" w:rsidR="007D3052" w:rsidRDefault="007D3052" w:rsidP="007D3052">
      <w:pPr>
        <w:rPr>
          <w:rFonts w:hint="eastAsia"/>
        </w:rPr>
      </w:pPr>
      <w:r>
        <w:rPr>
          <w:rFonts w:hint="eastAsia"/>
        </w:rPr>
        <w:t>B.3 Skills使用技巧</w:t>
      </w:r>
    </w:p>
    <w:p w14:paraId="7A7E6240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附录C API服务商对比（7,000字）</w:t>
      </w:r>
    </w:p>
    <w:p w14:paraId="646C36D1" w14:textId="5081AB2F" w:rsidR="007D3052" w:rsidRDefault="007D3052" w:rsidP="007D3052">
      <w:pPr>
        <w:rPr>
          <w:rFonts w:hint="eastAsia"/>
        </w:rPr>
      </w:pPr>
      <w:r>
        <w:rPr>
          <w:rFonts w:hint="eastAsia"/>
        </w:rPr>
        <w:t>C.1国产大模型对比：DeepSeek、Kimi、GLM-4、文心一言、通义千问</w:t>
      </w:r>
    </w:p>
    <w:p w14:paraId="1254B462" w14:textId="1E39A924" w:rsidR="007D3052" w:rsidRDefault="007D3052" w:rsidP="007D3052">
      <w:pPr>
        <w:rPr>
          <w:rFonts w:hint="eastAsia"/>
        </w:rPr>
      </w:pPr>
      <w:r>
        <w:rPr>
          <w:rFonts w:hint="eastAsia"/>
        </w:rPr>
        <w:t>C.2国外大模型对比：Claude、GPT、Gemini</w:t>
      </w:r>
    </w:p>
    <w:p w14:paraId="5698CD72" w14:textId="03F94624" w:rsidR="007D3052" w:rsidRDefault="007D3052" w:rsidP="007D3052">
      <w:pPr>
        <w:rPr>
          <w:rFonts w:hint="eastAsia"/>
        </w:rPr>
      </w:pPr>
      <w:r>
        <w:rPr>
          <w:rFonts w:hint="eastAsia"/>
        </w:rPr>
        <w:t>C.3价格对比表</w:t>
      </w:r>
    </w:p>
    <w:p w14:paraId="3F0E70F2" w14:textId="02E1394B" w:rsidR="007D3052" w:rsidRDefault="007D3052" w:rsidP="007D3052">
      <w:pPr>
        <w:rPr>
          <w:rFonts w:hint="eastAsia"/>
        </w:rPr>
      </w:pPr>
      <w:r>
        <w:rPr>
          <w:rFonts w:hint="eastAsia"/>
        </w:rPr>
        <w:t>C.4性能对比表</w:t>
      </w:r>
    </w:p>
    <w:p w14:paraId="280FC849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附录D 社区资源导航（5,000字）</w:t>
      </w:r>
    </w:p>
    <w:p w14:paraId="0083603B" w14:textId="139EA247" w:rsidR="007D3052" w:rsidRDefault="007D3052" w:rsidP="007D3052">
      <w:pPr>
        <w:rPr>
          <w:rFonts w:hint="eastAsia"/>
        </w:rPr>
      </w:pPr>
      <w:r>
        <w:rPr>
          <w:rFonts w:hint="eastAsia"/>
        </w:rPr>
        <w:t>D.1官方资源</w:t>
      </w:r>
    </w:p>
    <w:p w14:paraId="4B0F6464" w14:textId="1B6F3777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D.1.1</w:t>
      </w:r>
      <w:r w:rsidR="005D31DD"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官方文档</w:t>
      </w:r>
    </w:p>
    <w:p w14:paraId="288B2992" w14:textId="0CBA6085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D.1.2</w:t>
      </w:r>
      <w:r w:rsidR="005D31DD">
        <w:rPr>
          <w:rFonts w:hint="eastAsia"/>
        </w:rPr>
        <w:t xml:space="preserve"> </w:t>
      </w:r>
      <w:proofErr w:type="spellStart"/>
      <w:r>
        <w:rPr>
          <w:rFonts w:hint="eastAsia"/>
        </w:rPr>
        <w:t>ClawHub</w:t>
      </w:r>
      <w:proofErr w:type="spellEnd"/>
      <w:r>
        <w:rPr>
          <w:rFonts w:hint="eastAsia"/>
        </w:rPr>
        <w:t>技能广场</w:t>
      </w:r>
    </w:p>
    <w:p w14:paraId="7DC691CA" w14:textId="65C0ED7E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D.1.3</w:t>
      </w:r>
      <w:r w:rsidR="005D31DD">
        <w:rPr>
          <w:rFonts w:hint="eastAsia"/>
        </w:rPr>
        <w:t xml:space="preserve"> </w:t>
      </w:r>
      <w:proofErr w:type="spellStart"/>
      <w:r>
        <w:rPr>
          <w:rFonts w:hint="eastAsia"/>
        </w:rPr>
        <w:t>Moltbook</w:t>
      </w:r>
      <w:proofErr w:type="spellEnd"/>
      <w:r>
        <w:rPr>
          <w:rFonts w:hint="eastAsia"/>
        </w:rPr>
        <w:t xml:space="preserve"> AI社交平台</w:t>
      </w:r>
    </w:p>
    <w:p w14:paraId="45D3E4B9" w14:textId="1F447177" w:rsidR="007D3052" w:rsidRDefault="007D3052" w:rsidP="007D3052">
      <w:pPr>
        <w:rPr>
          <w:rFonts w:hint="eastAsia"/>
        </w:rPr>
      </w:pPr>
      <w:r>
        <w:rPr>
          <w:rFonts w:hint="eastAsia"/>
        </w:rPr>
        <w:t>D.2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官方教程</w:t>
      </w:r>
    </w:p>
    <w:p w14:paraId="6CFA6E3D" w14:textId="63A40F60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D.2.1视频教程列表</w:t>
      </w:r>
    </w:p>
    <w:p w14:paraId="5E63FC9D" w14:textId="0FE27717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D.2.2文档教程列表</w:t>
      </w:r>
    </w:p>
    <w:p w14:paraId="3CDF06F3" w14:textId="47CB4D37" w:rsidR="007D3052" w:rsidRDefault="007D3052" w:rsidP="007D3052">
      <w:pPr>
        <w:rPr>
          <w:rFonts w:hint="eastAsia"/>
        </w:rPr>
      </w:pPr>
      <w:r>
        <w:rPr>
          <w:rFonts w:hint="eastAsia"/>
        </w:rPr>
        <w:t>D.3社区资源</w:t>
      </w:r>
    </w:p>
    <w:p w14:paraId="531A720A" w14:textId="3563D6F0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D.3.1</w:t>
      </w:r>
      <w:r w:rsidR="005D31DD">
        <w:rPr>
          <w:rFonts w:hint="eastAsia"/>
        </w:rPr>
        <w:t xml:space="preserve"> </w:t>
      </w:r>
      <w:r>
        <w:rPr>
          <w:rFonts w:hint="eastAsia"/>
        </w:rPr>
        <w:t>GitHub项目</w:t>
      </w:r>
    </w:p>
    <w:p w14:paraId="3895DAB3" w14:textId="523978B2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D.3.2</w:t>
      </w:r>
      <w:r w:rsidR="005D31DD">
        <w:rPr>
          <w:rFonts w:hint="eastAsia"/>
        </w:rPr>
        <w:t xml:space="preserve"> </w:t>
      </w:r>
      <w:r>
        <w:rPr>
          <w:rFonts w:hint="eastAsia"/>
        </w:rPr>
        <w:t>CSDN专栏</w:t>
      </w:r>
    </w:p>
    <w:p w14:paraId="67F3E289" w14:textId="01D837C2" w:rsidR="007D3052" w:rsidRDefault="007D3052" w:rsidP="007D3052">
      <w:pPr>
        <w:ind w:firstLineChars="200" w:firstLine="440"/>
        <w:rPr>
          <w:rFonts w:hint="eastAsia"/>
        </w:rPr>
      </w:pPr>
      <w:r>
        <w:rPr>
          <w:rFonts w:hint="eastAsia"/>
        </w:rPr>
        <w:t>D.3.3</w:t>
      </w:r>
      <w:r w:rsidR="005D31DD">
        <w:rPr>
          <w:rFonts w:hint="eastAsia"/>
        </w:rPr>
        <w:t xml:space="preserve"> </w:t>
      </w:r>
      <w:r>
        <w:rPr>
          <w:rFonts w:hint="eastAsia"/>
        </w:rPr>
        <w:t>B站视频</w:t>
      </w:r>
    </w:p>
    <w:p w14:paraId="124695FD" w14:textId="5DE5D17D" w:rsidR="007D3052" w:rsidRDefault="007D3052" w:rsidP="007D3052">
      <w:pPr>
        <w:rPr>
          <w:rFonts w:hint="eastAsia"/>
        </w:rPr>
      </w:pPr>
      <w:r>
        <w:rPr>
          <w:rFonts w:hint="eastAsia"/>
        </w:rPr>
        <w:t>D.4交流群组</w:t>
      </w:r>
    </w:p>
    <w:p w14:paraId="38F4B3D2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lastRenderedPageBreak/>
        <w:t>________________________________________</w:t>
      </w:r>
    </w:p>
    <w:p w14:paraId="1EA35FE0" w14:textId="77777777" w:rsidR="007D3052" w:rsidRDefault="007D3052" w:rsidP="007D3052">
      <w:pPr>
        <w:rPr>
          <w:rFonts w:hint="eastAsia"/>
        </w:rPr>
      </w:pPr>
      <w:r>
        <w:rPr>
          <w:rFonts w:ascii="Segoe UI Emoji" w:hAnsi="Segoe UI Emoji" w:cs="Segoe UI Emoji"/>
        </w:rPr>
        <w:t>🎥</w:t>
      </w:r>
      <w:r>
        <w:rPr>
          <w:rFonts w:hint="eastAsia"/>
        </w:rPr>
        <w:t xml:space="preserve"> 配套视频教程</w:t>
      </w:r>
    </w:p>
    <w:p w14:paraId="7CA1CD04" w14:textId="77777777" w:rsidR="007D3052" w:rsidRDefault="007D3052" w:rsidP="007D3052">
      <w:pPr>
        <w:rPr>
          <w:rFonts w:hint="eastAsia"/>
        </w:rPr>
      </w:pP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官方提供的视频教程：</w:t>
      </w:r>
    </w:p>
    <w:p w14:paraId="66431EF1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云上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一键部署并</w:t>
      </w:r>
      <w:proofErr w:type="gramStart"/>
      <w:r>
        <w:rPr>
          <w:rFonts w:hint="eastAsia"/>
        </w:rPr>
        <w:t>接入企微和</w:t>
      </w:r>
      <w:proofErr w:type="gramEnd"/>
      <w:r>
        <w:rPr>
          <w:rFonts w:hint="eastAsia"/>
        </w:rPr>
        <w:t>QQ</w:t>
      </w:r>
    </w:p>
    <w:p w14:paraId="3806F392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–</w:t>
      </w:r>
      <w:r>
        <w:rPr>
          <w:rFonts w:hint="eastAsia"/>
        </w:rPr>
        <w:tab/>
        <w:t>视频链接：https://cloud.tencent.com/developer/video/85003</w:t>
      </w:r>
    </w:p>
    <w:p w14:paraId="7DBAF0B7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–</w:t>
      </w:r>
      <w:r>
        <w:rPr>
          <w:rFonts w:hint="eastAsia"/>
        </w:rPr>
        <w:tab/>
        <w:t>时长：约15分钟</w:t>
      </w:r>
    </w:p>
    <w:p w14:paraId="07B1A408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–</w:t>
      </w:r>
      <w:r>
        <w:tab/>
        <w:t>难度：</w:t>
      </w:r>
      <w:r>
        <w:rPr>
          <w:rFonts w:ascii="Segoe UI Emoji" w:hAnsi="Segoe UI Emoji" w:cs="Segoe UI Emoji"/>
        </w:rPr>
        <w:t>⭐</w:t>
      </w:r>
      <w:r>
        <w:t>（新手友好）</w:t>
      </w:r>
    </w:p>
    <w:p w14:paraId="44EE6AA6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云上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一键部署并接入飞书和钉钉</w:t>
      </w:r>
    </w:p>
    <w:p w14:paraId="097E2E6F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–</w:t>
      </w:r>
      <w:r>
        <w:rPr>
          <w:rFonts w:hint="eastAsia"/>
        </w:rPr>
        <w:tab/>
        <w:t>视频链接：https://cloud.tencent.com/developer/video/85055</w:t>
      </w:r>
    </w:p>
    <w:p w14:paraId="48C820C8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–</w:t>
      </w:r>
      <w:r>
        <w:rPr>
          <w:rFonts w:hint="eastAsia"/>
        </w:rPr>
        <w:tab/>
        <w:t>时长：约15分钟</w:t>
      </w:r>
    </w:p>
    <w:p w14:paraId="409E64EF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–</w:t>
      </w:r>
      <w:r>
        <w:tab/>
        <w:t>难度：</w:t>
      </w:r>
      <w:r>
        <w:rPr>
          <w:rFonts w:ascii="Segoe UI Emoji" w:hAnsi="Segoe UI Emoji" w:cs="Segoe UI Emoji"/>
        </w:rPr>
        <w:t>⭐</w:t>
      </w:r>
      <w:r>
        <w:t>（新手友好）</w:t>
      </w:r>
    </w:p>
    <w:p w14:paraId="1792FB38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安装并使用Skills</w:t>
      </w:r>
    </w:p>
    <w:p w14:paraId="7CBC5760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–</w:t>
      </w:r>
      <w:r>
        <w:rPr>
          <w:rFonts w:hint="eastAsia"/>
        </w:rPr>
        <w:tab/>
        <w:t>视频链接：https://cloud.tencent.com/developer/video/85061</w:t>
      </w:r>
    </w:p>
    <w:p w14:paraId="6070FB61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–</w:t>
      </w:r>
      <w:r>
        <w:rPr>
          <w:rFonts w:hint="eastAsia"/>
        </w:rPr>
        <w:tab/>
        <w:t>时长：约20分钟</w:t>
      </w:r>
    </w:p>
    <w:p w14:paraId="69689BAA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–</w:t>
      </w:r>
      <w:r>
        <w:tab/>
        <w:t>难度：</w:t>
      </w:r>
      <w:r>
        <w:rPr>
          <w:rFonts w:ascii="Segoe UI Emoji" w:hAnsi="Segoe UI Emoji" w:cs="Segoe UI Emoji"/>
        </w:rPr>
        <w:t>⭐⭐</w:t>
      </w:r>
      <w:r>
        <w:t>（进阶）</w:t>
      </w:r>
    </w:p>
    <w:p w14:paraId="6D28CA62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50E8F495" w14:textId="77777777" w:rsidR="007D3052" w:rsidRDefault="007D3052" w:rsidP="007D3052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成本对比表</w:t>
      </w:r>
    </w:p>
    <w:p w14:paraId="13FBD006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方案</w:t>
      </w:r>
      <w:r>
        <w:rPr>
          <w:rFonts w:hint="eastAsia"/>
        </w:rPr>
        <w:tab/>
        <w:t>月费用</w:t>
      </w:r>
      <w:r>
        <w:rPr>
          <w:rFonts w:hint="eastAsia"/>
        </w:rPr>
        <w:tab/>
        <w:t>适用场景</w:t>
      </w:r>
      <w:r>
        <w:rPr>
          <w:rFonts w:hint="eastAsia"/>
        </w:rPr>
        <w:tab/>
        <w:t>推荐指数</w:t>
      </w:r>
    </w:p>
    <w:p w14:paraId="3E682C21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云端部署（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）</w:t>
      </w:r>
      <w:r>
        <w:tab/>
        <w:t>20元起</w:t>
      </w:r>
      <w:r>
        <w:tab/>
        <w:t>新手推荐</w:t>
      </w:r>
      <w:r>
        <w:tab/>
      </w:r>
      <w:r>
        <w:rPr>
          <w:rFonts w:ascii="Segoe UI Emoji" w:hAnsi="Segoe UI Emoji" w:cs="Segoe UI Emoji"/>
        </w:rPr>
        <w:t>⭐⭐⭐⭐⭐</w:t>
      </w:r>
    </w:p>
    <w:p w14:paraId="3D71BF70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云端部署（火山引擎）</w:t>
      </w:r>
      <w:r>
        <w:tab/>
        <w:t>9.9元起</w:t>
      </w:r>
      <w:r>
        <w:tab/>
        <w:t>飞</w:t>
      </w:r>
      <w:proofErr w:type="gramStart"/>
      <w:r>
        <w:t>书用户</w:t>
      </w:r>
      <w:proofErr w:type="gramEnd"/>
      <w:r>
        <w:tab/>
      </w:r>
      <w:r>
        <w:rPr>
          <w:rFonts w:ascii="Segoe UI Emoji" w:hAnsi="Segoe UI Emoji" w:cs="Segoe UI Emoji"/>
        </w:rPr>
        <w:t>⭐⭐⭐⭐</w:t>
      </w:r>
    </w:p>
    <w:p w14:paraId="4FC9F02C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本地部署</w:t>
      </w:r>
      <w:r>
        <w:tab/>
        <w:t>0元</w:t>
      </w:r>
      <w:r>
        <w:tab/>
        <w:t>有Mac电脑</w:t>
      </w:r>
      <w:r>
        <w:tab/>
      </w:r>
      <w:r>
        <w:rPr>
          <w:rFonts w:ascii="Segoe UI Emoji" w:hAnsi="Segoe UI Emoji" w:cs="Segoe UI Emoji"/>
        </w:rPr>
        <w:t>⭐⭐⭐</w:t>
      </w:r>
    </w:p>
    <w:p w14:paraId="110FA293" w14:textId="77777777" w:rsidR="007D3052" w:rsidRDefault="007D3052" w:rsidP="007D3052">
      <w:pPr>
        <w:rPr>
          <w:rFonts w:hint="eastAsia"/>
        </w:rPr>
      </w:pPr>
      <w:r>
        <w:t>API费用（DeepSeek）</w:t>
      </w:r>
      <w:r>
        <w:tab/>
        <w:t>5-30元</w:t>
      </w:r>
      <w:r>
        <w:tab/>
        <w:t>日常使用</w:t>
      </w:r>
      <w:r>
        <w:tab/>
      </w:r>
      <w:r>
        <w:rPr>
          <w:rFonts w:ascii="Segoe UI Emoji" w:hAnsi="Segoe UI Emoji" w:cs="Segoe UI Emoji"/>
        </w:rPr>
        <w:t>⭐⭐⭐⭐⭐</w:t>
      </w:r>
    </w:p>
    <w:p w14:paraId="1FDCAC09" w14:textId="77777777" w:rsidR="007D3052" w:rsidRDefault="007D3052" w:rsidP="007D3052">
      <w:pPr>
        <w:rPr>
          <w:rFonts w:hint="eastAsia"/>
        </w:rPr>
      </w:pPr>
      <w:r>
        <w:lastRenderedPageBreak/>
        <w:t>API费用（Kimi）</w:t>
      </w:r>
      <w:r>
        <w:tab/>
        <w:t>10-50元</w:t>
      </w:r>
      <w:r>
        <w:tab/>
        <w:t>长文档处理</w:t>
      </w:r>
      <w:r>
        <w:tab/>
      </w:r>
      <w:r>
        <w:rPr>
          <w:rFonts w:ascii="Segoe UI Emoji" w:hAnsi="Segoe UI Emoji" w:cs="Segoe UI Emoji"/>
        </w:rPr>
        <w:t>⭐⭐⭐⭐</w:t>
      </w:r>
    </w:p>
    <w:p w14:paraId="6FC08572" w14:textId="77777777" w:rsidR="007D3052" w:rsidRDefault="007D3052" w:rsidP="007D3052">
      <w:pPr>
        <w:rPr>
          <w:rFonts w:hint="eastAsia"/>
        </w:rPr>
      </w:pPr>
      <w:r>
        <w:t>API费用（Claude）</w:t>
      </w:r>
      <w:r>
        <w:tab/>
        <w:t>50-200元</w:t>
      </w:r>
      <w:r>
        <w:tab/>
        <w:t>重度使用</w:t>
      </w:r>
      <w:r>
        <w:tab/>
      </w:r>
      <w:r>
        <w:rPr>
          <w:rFonts w:ascii="Segoe UI Emoji" w:hAnsi="Segoe UI Emoji" w:cs="Segoe UI Emoji"/>
        </w:rPr>
        <w:t>⭐⭐⭐</w:t>
      </w:r>
    </w:p>
    <w:p w14:paraId="47CC5EC0" w14:textId="77777777" w:rsidR="007D3052" w:rsidRDefault="007D3052" w:rsidP="007D3052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省钱技巧：使用国产大模型（DeepSeek、Kimi）可以节省50%-70%成本</w:t>
      </w:r>
    </w:p>
    <w:p w14:paraId="065BBACE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081A1627" w14:textId="77777777" w:rsidR="007D3052" w:rsidRDefault="007D3052" w:rsidP="007D3052">
      <w:pPr>
        <w:rPr>
          <w:rFonts w:hint="eastAsia"/>
        </w:rPr>
      </w:pPr>
      <w:r>
        <w:rPr>
          <w:rFonts w:ascii="Segoe UI Emoji" w:hAnsi="Segoe UI Emoji" w:cs="Segoe UI Emoji"/>
        </w:rPr>
        <w:t>🌟</w:t>
      </w:r>
      <w:r>
        <w:rPr>
          <w:rFonts w:hint="eastAsia"/>
        </w:rPr>
        <w:t xml:space="preserve"> 核心特色</w:t>
      </w:r>
    </w:p>
    <w:p w14:paraId="6BD09B2D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1. 本地文件管理神器</w:t>
      </w:r>
    </w:p>
    <w:p w14:paraId="3CDDF25A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智能搜索：根据内容找文件</w:t>
      </w:r>
    </w:p>
    <w:p w14:paraId="29A73AD7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批量处理：一次处理100+文件</w:t>
      </w:r>
    </w:p>
    <w:p w14:paraId="0F892346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自动整理：智能分类和重命名</w:t>
      </w:r>
    </w:p>
    <w:p w14:paraId="1B1AEDC1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2. 个人知识库</w:t>
      </w:r>
    </w:p>
    <w:p w14:paraId="731FB6DD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网页剪藏：自动总结并存储</w:t>
      </w:r>
    </w:p>
    <w:p w14:paraId="22B72D81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论文管理：PDF自动解析</w:t>
      </w:r>
    </w:p>
    <w:p w14:paraId="68597305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跨设备同步：Mac、iPhone无缝衔接</w:t>
      </w:r>
    </w:p>
    <w:p w14:paraId="4A9E79C2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3. 日程管理</w:t>
      </w:r>
    </w:p>
    <w:p w14:paraId="3CB1D361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微信截</w:t>
      </w:r>
      <w:proofErr w:type="gramEnd"/>
      <w:r>
        <w:t>图识别：自动提取时间地点</w:t>
      </w:r>
    </w:p>
    <w:p w14:paraId="0D070A28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日历自动创建：同步到iPhone</w:t>
      </w:r>
    </w:p>
    <w:p w14:paraId="621D52CE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智能提醒：不错过任何重要事项</w:t>
      </w:r>
    </w:p>
    <w:p w14:paraId="19FEA478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4. 自动化工作流</w:t>
      </w:r>
    </w:p>
    <w:p w14:paraId="58F85E31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定时任务：每天自动执行</w:t>
      </w:r>
    </w:p>
    <w:p w14:paraId="4B426C65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lastRenderedPageBreak/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网站监控：内容更新立即通知</w:t>
      </w:r>
    </w:p>
    <w:p w14:paraId="4E453C6D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日报推送：聚合多个信息源</w:t>
      </w:r>
    </w:p>
    <w:p w14:paraId="512C045A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5. 多平台集成</w:t>
      </w:r>
    </w:p>
    <w:p w14:paraId="20AFD9F9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企业微信：团队协作</w:t>
      </w:r>
    </w:p>
    <w:p w14:paraId="1549E0CE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钉钉：办公自动化</w:t>
      </w:r>
    </w:p>
    <w:p w14:paraId="4E41ECEB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飞书：项目管理</w:t>
      </w:r>
    </w:p>
    <w:p w14:paraId="522AC20C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QQ：个人助手</w:t>
      </w:r>
    </w:p>
    <w:p w14:paraId="4D63158F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6D3EE890" w14:textId="77777777" w:rsidR="007D3052" w:rsidRDefault="007D3052" w:rsidP="007D3052">
      <w:pPr>
        <w:rPr>
          <w:rFonts w:hint="eastAsia"/>
        </w:rPr>
      </w:pP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新手推荐路径</w:t>
      </w:r>
    </w:p>
    <w:p w14:paraId="216CBF72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第一步：了解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（30分钟）</w:t>
      </w:r>
    </w:p>
    <w:p w14:paraId="63F937E0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阅读第1章：认识</w:t>
      </w:r>
      <w:proofErr w:type="spellStart"/>
      <w:r>
        <w:rPr>
          <w:rFonts w:hint="eastAsia"/>
        </w:rPr>
        <w:t>OpenClaw</w:t>
      </w:r>
      <w:proofErr w:type="spellEnd"/>
    </w:p>
    <w:p w14:paraId="6AE186CE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观看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官方视频（任选一个）</w:t>
      </w:r>
    </w:p>
    <w:p w14:paraId="68FD8565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第二步：快速部署（15分钟）</w:t>
      </w:r>
    </w:p>
    <w:p w14:paraId="60F35792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阅读第2章：环境搭建</w:t>
      </w:r>
    </w:p>
    <w:p w14:paraId="72735ABF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选择云端一键部署（推荐）</w:t>
      </w:r>
    </w:p>
    <w:p w14:paraId="4E6D4201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跟着视频教程操作</w:t>
      </w:r>
    </w:p>
    <w:p w14:paraId="5089FA80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第三步：开始使用（1小时）</w:t>
      </w:r>
    </w:p>
    <w:p w14:paraId="585BEE0B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阅读第3章：快速上手</w:t>
      </w:r>
    </w:p>
    <w:p w14:paraId="59C80B43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发送第一条消息</w:t>
      </w:r>
    </w:p>
    <w:p w14:paraId="6A64FF6D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配置Persona人设</w:t>
      </w:r>
    </w:p>
    <w:p w14:paraId="3FA7DCA1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尝试3个实战案例</w:t>
      </w:r>
    </w:p>
    <w:p w14:paraId="25C7D2C6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第四步：深入学习（按需）</w:t>
      </w:r>
    </w:p>
    <w:p w14:paraId="7DEDB7F0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根据自己的需求选择章节</w:t>
      </w:r>
    </w:p>
    <w:p w14:paraId="23B6735E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lastRenderedPageBreak/>
        <w:t>2.</w:t>
      </w:r>
      <w:r>
        <w:rPr>
          <w:rFonts w:hint="eastAsia"/>
        </w:rPr>
        <w:tab/>
        <w:t>文件管理 → 第4章</w:t>
      </w:r>
    </w:p>
    <w:p w14:paraId="29749652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知识管理 → 第5章</w:t>
      </w:r>
    </w:p>
    <w:p w14:paraId="78B791F7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日程管理 → 第6章</w:t>
      </w:r>
    </w:p>
    <w:p w14:paraId="3567AA31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  <w:t>自动化 → 第7章</w:t>
      </w:r>
    </w:p>
    <w:p w14:paraId="64F8DE35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3A71913D" w14:textId="77777777" w:rsidR="007D3052" w:rsidRDefault="007D3052" w:rsidP="007D3052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实战案例精选</w:t>
      </w:r>
    </w:p>
    <w:p w14:paraId="31DD9FE9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文件管理</w:t>
      </w:r>
    </w:p>
    <w:p w14:paraId="1E4C83D0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找发票：从1000张图片中找到跑步机发票</w:t>
      </w:r>
    </w:p>
    <w:p w14:paraId="7869980D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整理发票：自动填写报销单Excel</w:t>
      </w:r>
    </w:p>
    <w:p w14:paraId="05FB3498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批量重命名：根据内容自动命名文件</w:t>
      </w:r>
    </w:p>
    <w:p w14:paraId="111D6717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知识管理</w:t>
      </w:r>
    </w:p>
    <w:p w14:paraId="300895DA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网页存档：一键保存技术文章到备忘录</w:t>
      </w:r>
    </w:p>
    <w:p w14:paraId="5469A463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论文阅读：自动总结PDF论文</w:t>
      </w:r>
    </w:p>
    <w:p w14:paraId="73D43BC9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日程管理</w:t>
      </w:r>
    </w:p>
    <w:p w14:paraId="30067559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proofErr w:type="gramStart"/>
      <w:r>
        <w:rPr>
          <w:rFonts w:hint="eastAsia"/>
        </w:rPr>
        <w:t>微信截</w:t>
      </w:r>
      <w:proofErr w:type="gramEnd"/>
      <w:r>
        <w:rPr>
          <w:rFonts w:hint="eastAsia"/>
        </w:rPr>
        <w:t>图识别：自动创建日历事件</w:t>
      </w:r>
    </w:p>
    <w:p w14:paraId="02D09D65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自动化</w:t>
      </w:r>
    </w:p>
    <w:p w14:paraId="1832D8CD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网站监控：Claude 5发布立即通知</w:t>
      </w:r>
    </w:p>
    <w:p w14:paraId="71B3F149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AI日报：每天9点推送行业资讯</w:t>
      </w:r>
    </w:p>
    <w:p w14:paraId="1F3C72EF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6D120693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教程版本：v2.0（基于README.md）</w:t>
      </w:r>
    </w:p>
    <w:p w14:paraId="679327BE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更新时间：2026年2月10日</w:t>
      </w:r>
    </w:p>
    <w:p w14:paraId="1368850F" w14:textId="77777777" w:rsidR="007D3052" w:rsidRDefault="007D3052" w:rsidP="007D3052">
      <w:pPr>
        <w:rPr>
          <w:rFonts w:hint="eastAsia"/>
        </w:rPr>
      </w:pPr>
      <w:r>
        <w:rPr>
          <w:rFonts w:hint="eastAsia"/>
        </w:rPr>
        <w:t>适用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版本：2026.1.25+</w:t>
      </w:r>
    </w:p>
    <w:p w14:paraId="70F8B679" w14:textId="2BC54C8B" w:rsidR="004D5E86" w:rsidRDefault="007D3052" w:rsidP="007D3052">
      <w:pPr>
        <w:rPr>
          <w:rFonts w:hint="eastAsia"/>
        </w:rPr>
      </w:pPr>
      <w:r>
        <w:rPr>
          <w:rFonts w:hint="eastAsia"/>
        </w:rPr>
        <w:t>配套资源：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官方视频教程</w:t>
      </w:r>
    </w:p>
    <w:sectPr w:rsidR="004D5E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FBF8E" w14:textId="77777777" w:rsidR="00F10FC4" w:rsidRDefault="00F10FC4" w:rsidP="007D305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E8C628" w14:textId="77777777" w:rsidR="00F10FC4" w:rsidRDefault="00F10FC4" w:rsidP="007D305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B7591" w14:textId="77777777" w:rsidR="00F10FC4" w:rsidRDefault="00F10FC4" w:rsidP="007D305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1D1069" w14:textId="77777777" w:rsidR="00F10FC4" w:rsidRDefault="00F10FC4" w:rsidP="007D305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憬 黄">
    <w15:presenceInfo w15:providerId="Windows Live" w15:userId="9ea535c7b1e533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86"/>
    <w:rsid w:val="001B319C"/>
    <w:rsid w:val="001D7C0A"/>
    <w:rsid w:val="002E212A"/>
    <w:rsid w:val="003F6093"/>
    <w:rsid w:val="004D5E86"/>
    <w:rsid w:val="005D31DD"/>
    <w:rsid w:val="007318CC"/>
    <w:rsid w:val="00755FF9"/>
    <w:rsid w:val="007D3052"/>
    <w:rsid w:val="0088301D"/>
    <w:rsid w:val="009E4CDA"/>
    <w:rsid w:val="00A87FC8"/>
    <w:rsid w:val="00B9110A"/>
    <w:rsid w:val="00CA159B"/>
    <w:rsid w:val="00CD4568"/>
    <w:rsid w:val="00F10FC4"/>
    <w:rsid w:val="00F54E8B"/>
    <w:rsid w:val="00FF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63DE6"/>
  <w15:chartTrackingRefBased/>
  <w15:docId w15:val="{AFE2CFD2-9842-48D8-8D35-68AA7842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5E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5E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5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5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5E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5E8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5E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5E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5E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5E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5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5E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5E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5E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5E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5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5E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D5E8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305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30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305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3052"/>
    <w:rPr>
      <w:sz w:val="18"/>
      <w:szCs w:val="18"/>
    </w:rPr>
  </w:style>
  <w:style w:type="paragraph" w:styleId="af2">
    <w:name w:val="Revision"/>
    <w:hidden/>
    <w:uiPriority w:val="99"/>
    <w:semiHidden/>
    <w:rsid w:val="007318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憬 黄</dc:creator>
  <cp:keywords/>
  <dc:description/>
  <cp:lastModifiedBy>憬 黄</cp:lastModifiedBy>
  <cp:revision>8</cp:revision>
  <dcterms:created xsi:type="dcterms:W3CDTF">2026-02-10T05:27:00Z</dcterms:created>
  <dcterms:modified xsi:type="dcterms:W3CDTF">2026-02-11T02:36:00Z</dcterms:modified>
</cp:coreProperties>
</file>